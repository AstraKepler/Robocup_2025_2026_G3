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du="http://schemas.microsoft.com/office/word/2023/wordml/word16du" xmlns:a="http://schemas.openxmlformats.org/drawingml/2006/main" mc:Ignorable="w14 w15 w16se w16cid w16 w16cex w16sdtdh wp14">
  <w:body>
    <w:p w:rsidR="00173ABC" w:rsidP="00510965" w:rsidRDefault="00173ABC" w14:paraId="0F909AB2" w14:textId="491B67B2">
      <w:pPr>
        <w:rPr>
          <w:lang w:bidi="ar-SY"/>
        </w:rPr>
      </w:pPr>
    </w:p>
    <w:p w:rsidR="00510965" w:rsidP="003617D0" w:rsidRDefault="00510965" w14:paraId="5E0A57E7" w14:textId="77777777">
      <w:pPr>
        <w:spacing w:before="300" w:after="300"/>
        <w:jc w:val="center"/>
        <w:rPr>
          <w:b/>
          <w:bCs/>
          <w:sz w:val="28"/>
          <w:szCs w:val="28"/>
          <w:lang w:bidi="ar-SY"/>
        </w:rPr>
      </w:pPr>
    </w:p>
    <w:p w:rsidR="00510965" w:rsidP="003617D0" w:rsidRDefault="00510965" w14:paraId="6C65005D" w14:textId="77777777">
      <w:pPr>
        <w:spacing w:before="300" w:after="300"/>
        <w:jc w:val="center"/>
        <w:rPr>
          <w:b/>
          <w:bCs/>
          <w:sz w:val="28"/>
          <w:szCs w:val="28"/>
          <w:lang w:bidi="ar-SY"/>
        </w:rPr>
      </w:pPr>
    </w:p>
    <w:p w:rsidR="00510965" w:rsidP="003617D0" w:rsidRDefault="00510965" w14:paraId="1F89113F" w14:textId="77777777">
      <w:pPr>
        <w:spacing w:before="300" w:after="300"/>
        <w:jc w:val="center"/>
        <w:rPr>
          <w:b/>
          <w:bCs/>
          <w:sz w:val="28"/>
          <w:szCs w:val="28"/>
          <w:lang w:bidi="ar-SY"/>
        </w:rPr>
      </w:pPr>
    </w:p>
    <w:p w:rsidR="00C11FFD" w:rsidP="003617D0" w:rsidRDefault="00C11FFD" w14:paraId="6FEA8214" w14:textId="1F34AA9D">
      <w:pPr>
        <w:spacing w:before="300" w:after="300"/>
        <w:jc w:val="center"/>
        <w:rPr>
          <w:b/>
          <w:bCs/>
          <w:sz w:val="28"/>
          <w:szCs w:val="28"/>
          <w:lang w:bidi="ar-SY"/>
        </w:rPr>
      </w:pPr>
      <w:r>
        <w:rPr>
          <w:b/>
          <w:bCs/>
          <w:sz w:val="28"/>
          <w:szCs w:val="28"/>
          <w:lang w:bidi="ar-SY"/>
        </w:rPr>
        <w:t xml:space="preserve">Master: Advance </w:t>
      </w:r>
      <w:r w:rsidR="00DB4351">
        <w:rPr>
          <w:b/>
          <w:bCs/>
          <w:sz w:val="28"/>
          <w:szCs w:val="28"/>
          <w:lang w:bidi="ar-SY"/>
        </w:rPr>
        <w:t>M</w:t>
      </w:r>
      <w:r>
        <w:rPr>
          <w:b/>
          <w:bCs/>
          <w:sz w:val="28"/>
          <w:szCs w:val="28"/>
          <w:lang w:bidi="ar-SY"/>
        </w:rPr>
        <w:t>echatronic</w:t>
      </w:r>
    </w:p>
    <w:p w:rsidR="00C11FFD" w:rsidP="003617D0" w:rsidRDefault="00C11FFD" w14:paraId="7F7B638D" w14:textId="4C156CFB">
      <w:pPr>
        <w:spacing w:before="300" w:after="300"/>
        <w:jc w:val="center"/>
        <w:rPr>
          <w:b/>
          <w:bCs/>
          <w:sz w:val="28"/>
          <w:szCs w:val="28"/>
          <w:lang w:bidi="ar-SY"/>
        </w:rPr>
      </w:pPr>
      <w:r>
        <w:rPr>
          <w:b/>
          <w:bCs/>
          <w:sz w:val="28"/>
          <w:szCs w:val="28"/>
          <w:lang w:bidi="ar-SY"/>
        </w:rPr>
        <w:t>PROJ 703</w:t>
      </w:r>
    </w:p>
    <w:p w:rsidR="00C11FFD" w:rsidP="00C11FFD" w:rsidRDefault="00C11FFD" w14:paraId="5148C984" w14:textId="348739A1">
      <w:pPr>
        <w:spacing w:before="300" w:after="300"/>
        <w:jc w:val="center"/>
        <w:rPr>
          <w:b/>
          <w:bCs/>
          <w:sz w:val="28"/>
          <w:szCs w:val="28"/>
          <w:lang w:bidi="ar-SY"/>
        </w:rPr>
      </w:pPr>
      <w:r>
        <w:rPr>
          <w:b/>
          <w:bCs/>
          <w:sz w:val="28"/>
          <w:szCs w:val="28"/>
          <w:lang w:bidi="ar-SY"/>
        </w:rPr>
        <w:t xml:space="preserve">Eurobot </w:t>
      </w:r>
      <w:r w:rsidRPr="003617D0" w:rsidR="003617D0">
        <w:rPr>
          <w:b/>
          <w:bCs/>
          <w:sz w:val="28"/>
          <w:szCs w:val="28"/>
          <w:lang w:bidi="ar-SY"/>
        </w:rPr>
        <w:t>2026</w:t>
      </w:r>
    </w:p>
    <w:p w:rsidR="00C11FFD" w:rsidP="00C11FFD" w:rsidRDefault="00C11FFD" w14:paraId="65FE91B4" w14:textId="5743AC7F">
      <w:pPr>
        <w:spacing w:before="300" w:after="300"/>
        <w:jc w:val="center"/>
        <w:rPr>
          <w:b/>
          <w:bCs/>
          <w:sz w:val="28"/>
          <w:szCs w:val="28"/>
          <w:lang w:bidi="ar-SY"/>
        </w:rPr>
      </w:pPr>
      <w:r>
        <w:rPr>
          <w:b/>
          <w:bCs/>
          <w:sz w:val="28"/>
          <w:szCs w:val="28"/>
          <w:lang w:bidi="ar-SY"/>
        </w:rPr>
        <w:t>SSR Team</w:t>
      </w:r>
    </w:p>
    <w:p w:rsidR="00B9406C" w:rsidP="00C11FFD" w:rsidRDefault="00C11FFD" w14:paraId="0FA4408F" w14:textId="405AF1EC">
      <w:pPr>
        <w:spacing w:before="300" w:after="300"/>
        <w:jc w:val="center"/>
        <w:rPr>
          <w:b/>
          <w:bCs/>
          <w:sz w:val="28"/>
          <w:szCs w:val="28"/>
        </w:rPr>
      </w:pPr>
      <w:r>
        <w:rPr>
          <w:b/>
          <w:bCs/>
          <w:sz w:val="28"/>
          <w:szCs w:val="28"/>
        </w:rPr>
        <w:t xml:space="preserve">Document: </w:t>
      </w:r>
      <w:r w:rsidRPr="00F75458" w:rsidR="00F75458">
        <w:rPr>
          <w:b/>
          <w:bCs/>
          <w:sz w:val="28"/>
          <w:szCs w:val="28"/>
        </w:rPr>
        <w:t>Systems Analysis and Preliminary Design Specification</w:t>
      </w:r>
    </w:p>
    <w:p w:rsidR="00DB4351" w:rsidP="00DB4351" w:rsidRDefault="00DB4351" w14:paraId="4415D5C7" w14:textId="77777777">
      <w:pPr>
        <w:spacing w:before="300" w:after="300"/>
        <w:rPr>
          <w:b/>
          <w:bCs/>
          <w:sz w:val="28"/>
          <w:szCs w:val="28"/>
        </w:rPr>
      </w:pPr>
    </w:p>
    <w:p w:rsidRPr="00DB4351" w:rsidR="00DB4351" w:rsidP="00DB4351" w:rsidRDefault="00DB4351" w14:paraId="28D784C3" w14:textId="77777777">
      <w:pPr>
        <w:spacing w:before="300" w:after="300"/>
        <w:jc w:val="center"/>
        <w:rPr>
          <w:sz w:val="20"/>
          <w:szCs w:val="20"/>
        </w:rPr>
      </w:pPr>
      <w:r w:rsidRPr="00DB4351">
        <w:rPr>
          <w:sz w:val="20"/>
          <w:szCs w:val="20"/>
        </w:rPr>
        <w:t xml:space="preserve">Karam Dali </w:t>
      </w:r>
    </w:p>
    <w:p w:rsidRPr="00DB4351" w:rsidR="00DB4351" w:rsidP="00DB4351" w:rsidRDefault="004724F2" w14:paraId="6FE50553" w14:textId="342E0014">
      <w:pPr>
        <w:spacing w:before="300" w:after="300"/>
        <w:jc w:val="center"/>
        <w:rPr>
          <w:b/>
          <w:bCs/>
          <w:sz w:val="20"/>
          <w:szCs w:val="20"/>
          <w:lang w:bidi="ar-SY"/>
        </w:rPr>
        <w:sectPr w:rsidRPr="00DB4351" w:rsidR="00DB4351" w:rsidSect="003617D0">
          <w:headerReference w:type="default" r:id="rId8"/>
          <w:footerReference w:type="default" r:id="rId9"/>
          <w:headerReference w:type="first" r:id="rId10"/>
          <w:footerReference w:type="first" r:id="rId11"/>
          <w:type w:val="continuous"/>
          <w:pgSz w:w="12240" w:h="15840" w:orient="portrait" w:code="1"/>
          <w:pgMar w:top="1134" w:right="1134" w:bottom="1134" w:left="1134" w:header="720" w:footer="720" w:gutter="0"/>
          <w:pgNumType w:start="1" w:chapStyle="1"/>
          <w:cols w:space="720"/>
          <w:titlePg/>
          <w:docGrid w:linePitch="360"/>
        </w:sectPr>
      </w:pPr>
      <w:r>
        <w:rPr>
          <w:sz w:val="20"/>
          <w:szCs w:val="20"/>
        </w:rPr>
        <w:t xml:space="preserve">V 0.1 - </w:t>
      </w:r>
      <w:r w:rsidRPr="00DB4351" w:rsidR="00DB4351">
        <w:rPr>
          <w:sz w:val="20"/>
          <w:szCs w:val="20"/>
        </w:rPr>
        <w:t>1</w:t>
      </w:r>
      <w:r w:rsidR="00F75458">
        <w:rPr>
          <w:sz w:val="20"/>
          <w:szCs w:val="20"/>
        </w:rPr>
        <w:t>6</w:t>
      </w:r>
      <w:r w:rsidRPr="00DB4351" w:rsidR="00DB4351">
        <w:rPr>
          <w:sz w:val="20"/>
          <w:szCs w:val="20"/>
        </w:rPr>
        <w:t>/10</w:t>
      </w:r>
      <w:r w:rsidR="00DB4351">
        <w:rPr>
          <w:sz w:val="20"/>
          <w:szCs w:val="20"/>
        </w:rPr>
        <w:t>/202</w:t>
      </w:r>
    </w:p>
    <w:p w:rsidR="00F75458" w:rsidP="00F75458" w:rsidRDefault="00F75458" w14:paraId="7B0A8A13" w14:textId="77777777">
      <w:pPr>
        <w:pStyle w:val="Heading1"/>
        <w:numPr>
          <w:ilvl w:val="0"/>
          <w:numId w:val="0"/>
        </w:numPr>
        <w:rPr>
          <w:bCs/>
          <w:lang w:bidi="ar-SY"/>
        </w:rPr>
      </w:pPr>
    </w:p>
    <w:p w:rsidR="00F75458" w:rsidRDefault="00F75458" w14:paraId="363288FC" w14:textId="58FE3DA9">
      <w:pPr>
        <w:rPr>
          <w:rFonts w:eastAsiaTheme="majorEastAsia" w:cstheme="majorBidi"/>
          <w:b/>
          <w:bCs/>
          <w:color w:val="000000" w:themeColor="text1"/>
          <w:sz w:val="24"/>
          <w:szCs w:val="32"/>
          <w:lang w:bidi="ar-SY"/>
        </w:rPr>
      </w:pPr>
    </w:p>
    <w:sdt>
      <w:sdtPr>
        <w:id w:val="595757142"/>
        <w:docPartObj>
          <w:docPartGallery w:val="Table of Contents"/>
          <w:docPartUnique/>
        </w:docPartObj>
        <w:rPr>
          <w:rFonts w:ascii="Calibri" w:hAnsi="Calibri" w:cs="Calibri" w:asciiTheme="minorAscii" w:hAnsiTheme="minorAscii" w:cstheme="minorAscii"/>
          <w:color w:val="000000" w:themeColor="text1"/>
        </w:rPr>
      </w:sdtPr>
      <w:sdtEndPr>
        <w:rPr>
          <w:rFonts w:ascii="Calibri" w:hAnsi="Calibri" w:eastAsia="Calibri" w:cs="Arial" w:asciiTheme="minorAscii" w:hAnsiTheme="minorAscii" w:eastAsiaTheme="minorAscii" w:cstheme="minorBidi"/>
          <w:b w:val="1"/>
          <w:bCs w:val="1"/>
          <w:noProof/>
          <w:color w:val="auto"/>
          <w:sz w:val="22"/>
          <w:szCs w:val="22"/>
        </w:rPr>
      </w:sdtEndPr>
      <w:sdtContent>
        <w:p w:rsidRPr="00F75458" w:rsidR="00F75458" w:rsidRDefault="00F75458" w14:paraId="5E932F80" w14:textId="6A7B282E">
          <w:pPr>
            <w:pStyle w:val="TOCHeading"/>
            <w:rPr>
              <w:rFonts w:asciiTheme="minorHAnsi" w:hAnsiTheme="minorHAnsi" w:cstheme="minorHAnsi"/>
              <w:color w:val="000000" w:themeColor="text1"/>
            </w:rPr>
          </w:pPr>
          <w:r w:rsidRPr="00F75458">
            <w:rPr>
              <w:rFonts w:asciiTheme="minorHAnsi" w:hAnsiTheme="minorHAnsi" w:cstheme="minorHAnsi"/>
              <w:color w:val="000000" w:themeColor="text1"/>
            </w:rPr>
            <w:t>Contents</w:t>
          </w:r>
        </w:p>
        <w:p w:rsidR="00621B3D" w:rsidRDefault="00F75458" w14:paraId="448A7170" w14:textId="7B936AE3">
          <w:pPr>
            <w:pStyle w:val="TOC1"/>
            <w:tabs>
              <w:tab w:val="right" w:leader="dot" w:pos="9962"/>
            </w:tabs>
            <w:rPr>
              <w:rFonts w:eastAsiaTheme="minorEastAsia"/>
              <w:noProof/>
            </w:rPr>
          </w:pPr>
          <w:r w:rsidRPr="00F75458">
            <w:rPr>
              <w:rFonts w:cstheme="minorHAnsi"/>
            </w:rPr>
            <w:fldChar w:fldCharType="begin"/>
          </w:r>
          <w:r w:rsidRPr="00F75458">
            <w:rPr>
              <w:rFonts w:cstheme="minorHAnsi"/>
            </w:rPr>
            <w:instrText xml:space="preserve"> TOC \o "1-3" \h \z \u </w:instrText>
          </w:r>
          <w:r w:rsidRPr="00F75458">
            <w:rPr>
              <w:rFonts w:cstheme="minorHAnsi"/>
            </w:rPr>
            <w:fldChar w:fldCharType="separate"/>
          </w:r>
          <w:hyperlink w:history="1" w:anchor="_Toc211544754">
            <w:r w:rsidRPr="0050163A" w:rsidR="00621B3D">
              <w:rPr>
                <w:rStyle w:val="Hyperlink"/>
                <w:rFonts w:ascii="Calibri" w:hAnsi="Calibri"/>
                <w:bCs/>
                <w:noProof/>
                <w:lang w:bidi="ar-SY"/>
              </w:rPr>
              <w:t>Section 1 :</w:t>
            </w:r>
            <w:r w:rsidRPr="0050163A" w:rsidR="00621B3D">
              <w:rPr>
                <w:rStyle w:val="Hyperlink"/>
                <w:bCs/>
                <w:noProof/>
                <w:lang w:bidi="ar-SY"/>
              </w:rPr>
              <w:t xml:space="preserve"> Introduction</w:t>
            </w:r>
            <w:r w:rsidR="00621B3D">
              <w:rPr>
                <w:noProof/>
                <w:webHidden/>
              </w:rPr>
              <w:tab/>
            </w:r>
            <w:r w:rsidR="00621B3D">
              <w:rPr>
                <w:noProof/>
                <w:webHidden/>
              </w:rPr>
              <w:fldChar w:fldCharType="begin"/>
            </w:r>
            <w:r w:rsidR="00621B3D">
              <w:rPr>
                <w:noProof/>
                <w:webHidden/>
              </w:rPr>
              <w:instrText xml:space="preserve"> PAGEREF _Toc211544754 \h </w:instrText>
            </w:r>
            <w:r w:rsidR="00621B3D">
              <w:rPr>
                <w:noProof/>
                <w:webHidden/>
              </w:rPr>
            </w:r>
            <w:r w:rsidR="00621B3D">
              <w:rPr>
                <w:noProof/>
                <w:webHidden/>
              </w:rPr>
              <w:fldChar w:fldCharType="separate"/>
            </w:r>
            <w:r w:rsidR="00621B3D">
              <w:rPr>
                <w:noProof/>
                <w:webHidden/>
              </w:rPr>
              <w:t>1</w:t>
            </w:r>
            <w:r w:rsidR="00621B3D">
              <w:rPr>
                <w:noProof/>
                <w:webHidden/>
              </w:rPr>
              <w:fldChar w:fldCharType="end"/>
            </w:r>
          </w:hyperlink>
        </w:p>
        <w:p w:rsidR="00621B3D" w:rsidRDefault="00621B3D" w14:paraId="0E2EBCB8" w14:textId="69658DC3">
          <w:pPr>
            <w:pStyle w:val="TOC1"/>
            <w:tabs>
              <w:tab w:val="right" w:leader="dot" w:pos="9962"/>
            </w:tabs>
            <w:rPr>
              <w:rFonts w:eastAsiaTheme="minorEastAsia"/>
              <w:noProof/>
            </w:rPr>
          </w:pPr>
          <w:hyperlink w:history="1" w:anchor="_Toc211544755">
            <w:r w:rsidRPr="0050163A">
              <w:rPr>
                <w:rStyle w:val="Hyperlink"/>
                <w:rFonts w:ascii="Calibri" w:hAnsi="Calibri"/>
                <w:noProof/>
                <w:lang w:bidi="ar-SY"/>
              </w:rPr>
              <w:t>Section 2 :</w:t>
            </w:r>
            <w:r w:rsidRPr="0050163A">
              <w:rPr>
                <w:rStyle w:val="Hyperlink"/>
                <w:noProof/>
                <w:lang w:bidi="ar-SY"/>
              </w:rPr>
              <w:t xml:space="preserve"> The Eurobot Actions</w:t>
            </w:r>
            <w:r>
              <w:rPr>
                <w:noProof/>
                <w:webHidden/>
              </w:rPr>
              <w:tab/>
            </w:r>
            <w:r>
              <w:rPr>
                <w:noProof/>
                <w:webHidden/>
              </w:rPr>
              <w:fldChar w:fldCharType="begin"/>
            </w:r>
            <w:r>
              <w:rPr>
                <w:noProof/>
                <w:webHidden/>
              </w:rPr>
              <w:instrText xml:space="preserve"> PAGEREF _Toc211544755 \h </w:instrText>
            </w:r>
            <w:r>
              <w:rPr>
                <w:noProof/>
                <w:webHidden/>
              </w:rPr>
            </w:r>
            <w:r>
              <w:rPr>
                <w:noProof/>
                <w:webHidden/>
              </w:rPr>
              <w:fldChar w:fldCharType="separate"/>
            </w:r>
            <w:r>
              <w:rPr>
                <w:noProof/>
                <w:webHidden/>
              </w:rPr>
              <w:t>1</w:t>
            </w:r>
            <w:r>
              <w:rPr>
                <w:noProof/>
                <w:webHidden/>
              </w:rPr>
              <w:fldChar w:fldCharType="end"/>
            </w:r>
          </w:hyperlink>
        </w:p>
        <w:p w:rsidR="00621B3D" w:rsidRDefault="00621B3D" w14:paraId="320A88F4" w14:textId="25B0BB38">
          <w:pPr>
            <w:pStyle w:val="TOC2"/>
            <w:tabs>
              <w:tab w:val="right" w:leader="dot" w:pos="9962"/>
            </w:tabs>
            <w:rPr>
              <w:rFonts w:eastAsiaTheme="minorEastAsia"/>
              <w:noProof/>
            </w:rPr>
          </w:pPr>
          <w:hyperlink w:history="1" w:anchor="_Toc211544756">
            <w:r w:rsidRPr="0050163A">
              <w:rPr>
                <w:rStyle w:val="Hyperlink"/>
                <w:rFonts w:ascii="Calibri" w:hAnsi="Calibri" w:cs="Calibri"/>
                <w:noProof/>
                <w:lang w:bidi="ar-SY"/>
              </w:rPr>
              <w:t>2.1</w:t>
            </w:r>
            <w:r w:rsidRPr="0050163A">
              <w:rPr>
                <w:rStyle w:val="Hyperlink"/>
                <w:noProof/>
                <w:lang w:bidi="ar-SY"/>
              </w:rPr>
              <w:t xml:space="preserve"> The Goal Of “LET’S KEEP THE HAZELNUTS WARM!” :</w:t>
            </w:r>
            <w:r>
              <w:rPr>
                <w:noProof/>
                <w:webHidden/>
              </w:rPr>
              <w:tab/>
            </w:r>
            <w:r>
              <w:rPr>
                <w:noProof/>
                <w:webHidden/>
              </w:rPr>
              <w:fldChar w:fldCharType="begin"/>
            </w:r>
            <w:r>
              <w:rPr>
                <w:noProof/>
                <w:webHidden/>
              </w:rPr>
              <w:instrText xml:space="preserve"> PAGEREF _Toc211544756 \h </w:instrText>
            </w:r>
            <w:r>
              <w:rPr>
                <w:noProof/>
                <w:webHidden/>
              </w:rPr>
            </w:r>
            <w:r>
              <w:rPr>
                <w:noProof/>
                <w:webHidden/>
              </w:rPr>
              <w:fldChar w:fldCharType="separate"/>
            </w:r>
            <w:r>
              <w:rPr>
                <w:noProof/>
                <w:webHidden/>
              </w:rPr>
              <w:t>1</w:t>
            </w:r>
            <w:r>
              <w:rPr>
                <w:noProof/>
                <w:webHidden/>
              </w:rPr>
              <w:fldChar w:fldCharType="end"/>
            </w:r>
          </w:hyperlink>
        </w:p>
        <w:p w:rsidR="00621B3D" w:rsidRDefault="00621B3D" w14:paraId="5934D5A0" w14:textId="2EA08375">
          <w:pPr>
            <w:pStyle w:val="TOC2"/>
            <w:tabs>
              <w:tab w:val="right" w:leader="dot" w:pos="9962"/>
            </w:tabs>
            <w:rPr>
              <w:rFonts w:eastAsiaTheme="minorEastAsia"/>
              <w:noProof/>
            </w:rPr>
          </w:pPr>
          <w:hyperlink w:history="1" w:anchor="_Toc211544757">
            <w:r w:rsidRPr="0050163A">
              <w:rPr>
                <w:rStyle w:val="Hyperlink"/>
                <w:rFonts w:ascii="Calibri" w:hAnsi="Calibri" w:cs="Calibri"/>
                <w:noProof/>
                <w:lang w:bidi="ar-SY"/>
              </w:rPr>
              <w:t>2.2</w:t>
            </w:r>
            <w:r w:rsidRPr="0050163A">
              <w:rPr>
                <w:rStyle w:val="Hyperlink"/>
                <w:noProof/>
                <w:lang w:bidi="ar-SY"/>
              </w:rPr>
              <w:t xml:space="preserve"> The Constraints of The Action:</w:t>
            </w:r>
            <w:r>
              <w:rPr>
                <w:noProof/>
                <w:webHidden/>
              </w:rPr>
              <w:tab/>
            </w:r>
            <w:r>
              <w:rPr>
                <w:noProof/>
                <w:webHidden/>
              </w:rPr>
              <w:fldChar w:fldCharType="begin"/>
            </w:r>
            <w:r>
              <w:rPr>
                <w:noProof/>
                <w:webHidden/>
              </w:rPr>
              <w:instrText xml:space="preserve"> PAGEREF _Toc211544757 \h </w:instrText>
            </w:r>
            <w:r>
              <w:rPr>
                <w:noProof/>
                <w:webHidden/>
              </w:rPr>
            </w:r>
            <w:r>
              <w:rPr>
                <w:noProof/>
                <w:webHidden/>
              </w:rPr>
              <w:fldChar w:fldCharType="separate"/>
            </w:r>
            <w:r>
              <w:rPr>
                <w:noProof/>
                <w:webHidden/>
              </w:rPr>
              <w:t>1</w:t>
            </w:r>
            <w:r>
              <w:rPr>
                <w:noProof/>
                <w:webHidden/>
              </w:rPr>
              <w:fldChar w:fldCharType="end"/>
            </w:r>
          </w:hyperlink>
        </w:p>
        <w:p w:rsidR="00621B3D" w:rsidRDefault="00621B3D" w14:paraId="5AF444EC" w14:textId="4DD5A006">
          <w:pPr>
            <w:pStyle w:val="TOC1"/>
            <w:tabs>
              <w:tab w:val="right" w:leader="dot" w:pos="9962"/>
            </w:tabs>
            <w:rPr>
              <w:rFonts w:eastAsiaTheme="minorEastAsia"/>
              <w:noProof/>
            </w:rPr>
          </w:pPr>
          <w:hyperlink w:history="1" w:anchor="_Toc211544758">
            <w:r w:rsidRPr="0050163A">
              <w:rPr>
                <w:rStyle w:val="Hyperlink"/>
                <w:rFonts w:ascii="Calibri" w:hAnsi="Calibri"/>
                <w:noProof/>
                <w:lang w:bidi="ar-SY"/>
              </w:rPr>
              <w:t>Section 3 :</w:t>
            </w:r>
            <w:r w:rsidRPr="0050163A">
              <w:rPr>
                <w:rStyle w:val="Hyperlink"/>
                <w:noProof/>
                <w:lang w:bidi="ar-SY"/>
              </w:rPr>
              <w:t xml:space="preserve"> SSR Team Objectives</w:t>
            </w:r>
            <w:r>
              <w:rPr>
                <w:noProof/>
                <w:webHidden/>
              </w:rPr>
              <w:tab/>
            </w:r>
            <w:r>
              <w:rPr>
                <w:noProof/>
                <w:webHidden/>
              </w:rPr>
              <w:fldChar w:fldCharType="begin"/>
            </w:r>
            <w:r>
              <w:rPr>
                <w:noProof/>
                <w:webHidden/>
              </w:rPr>
              <w:instrText xml:space="preserve"> PAGEREF _Toc211544758 \h </w:instrText>
            </w:r>
            <w:r>
              <w:rPr>
                <w:noProof/>
                <w:webHidden/>
              </w:rPr>
            </w:r>
            <w:r>
              <w:rPr>
                <w:noProof/>
                <w:webHidden/>
              </w:rPr>
              <w:fldChar w:fldCharType="separate"/>
            </w:r>
            <w:r>
              <w:rPr>
                <w:noProof/>
                <w:webHidden/>
              </w:rPr>
              <w:t>2</w:t>
            </w:r>
            <w:r>
              <w:rPr>
                <w:noProof/>
                <w:webHidden/>
              </w:rPr>
              <w:fldChar w:fldCharType="end"/>
            </w:r>
          </w:hyperlink>
        </w:p>
        <w:p w:rsidR="00621B3D" w:rsidRDefault="00621B3D" w14:paraId="6804FDDB" w14:textId="2F7D996F">
          <w:pPr>
            <w:pStyle w:val="TOC1"/>
            <w:tabs>
              <w:tab w:val="right" w:leader="dot" w:pos="9962"/>
            </w:tabs>
            <w:rPr>
              <w:rFonts w:eastAsiaTheme="minorEastAsia"/>
              <w:noProof/>
            </w:rPr>
          </w:pPr>
          <w:hyperlink w:history="1" w:anchor="_Toc211544759">
            <w:r w:rsidRPr="0050163A">
              <w:rPr>
                <w:rStyle w:val="Hyperlink"/>
                <w:rFonts w:ascii="Calibri" w:hAnsi="Calibri"/>
                <w:noProof/>
                <w:lang w:bidi="ar-SY"/>
              </w:rPr>
              <w:t>Section 4 :</w:t>
            </w:r>
            <w:r w:rsidRPr="0050163A">
              <w:rPr>
                <w:rStyle w:val="Hyperlink"/>
                <w:noProof/>
                <w:lang w:bidi="ar-SY"/>
              </w:rPr>
              <w:t xml:space="preserve"> General Requirements and Technical Challenges</w:t>
            </w:r>
            <w:r>
              <w:rPr>
                <w:noProof/>
                <w:webHidden/>
              </w:rPr>
              <w:tab/>
            </w:r>
            <w:r>
              <w:rPr>
                <w:noProof/>
                <w:webHidden/>
              </w:rPr>
              <w:fldChar w:fldCharType="begin"/>
            </w:r>
            <w:r>
              <w:rPr>
                <w:noProof/>
                <w:webHidden/>
              </w:rPr>
              <w:instrText xml:space="preserve"> PAGEREF _Toc211544759 \h </w:instrText>
            </w:r>
            <w:r>
              <w:rPr>
                <w:noProof/>
                <w:webHidden/>
              </w:rPr>
            </w:r>
            <w:r>
              <w:rPr>
                <w:noProof/>
                <w:webHidden/>
              </w:rPr>
              <w:fldChar w:fldCharType="separate"/>
            </w:r>
            <w:r>
              <w:rPr>
                <w:noProof/>
                <w:webHidden/>
              </w:rPr>
              <w:t>2</w:t>
            </w:r>
            <w:r>
              <w:rPr>
                <w:noProof/>
                <w:webHidden/>
              </w:rPr>
              <w:fldChar w:fldCharType="end"/>
            </w:r>
          </w:hyperlink>
        </w:p>
        <w:p w:rsidR="00621B3D" w:rsidRDefault="00621B3D" w14:paraId="228B9885" w14:textId="7FCEC969">
          <w:pPr>
            <w:pStyle w:val="TOC1"/>
            <w:tabs>
              <w:tab w:val="right" w:leader="dot" w:pos="9962"/>
            </w:tabs>
            <w:rPr>
              <w:rFonts w:eastAsiaTheme="minorEastAsia"/>
              <w:noProof/>
            </w:rPr>
          </w:pPr>
          <w:hyperlink w:history="1" w:anchor="_Toc211544760">
            <w:r w:rsidRPr="0050163A">
              <w:rPr>
                <w:rStyle w:val="Hyperlink"/>
                <w:rFonts w:ascii="Calibri" w:hAnsi="Calibri"/>
                <w:noProof/>
                <w:lang w:bidi="ar-SY"/>
              </w:rPr>
              <w:t>Section 5 :</w:t>
            </w:r>
            <w:r w:rsidRPr="0050163A">
              <w:rPr>
                <w:rStyle w:val="Hyperlink"/>
                <w:noProof/>
                <w:lang w:bidi="ar-SY"/>
              </w:rPr>
              <w:t xml:space="preserve"> System Architecture</w:t>
            </w:r>
            <w:r>
              <w:rPr>
                <w:noProof/>
                <w:webHidden/>
              </w:rPr>
              <w:tab/>
            </w:r>
            <w:r>
              <w:rPr>
                <w:noProof/>
                <w:webHidden/>
              </w:rPr>
              <w:fldChar w:fldCharType="begin"/>
            </w:r>
            <w:r>
              <w:rPr>
                <w:noProof/>
                <w:webHidden/>
              </w:rPr>
              <w:instrText xml:space="preserve"> PAGEREF _Toc211544760 \h </w:instrText>
            </w:r>
            <w:r>
              <w:rPr>
                <w:noProof/>
                <w:webHidden/>
              </w:rPr>
            </w:r>
            <w:r>
              <w:rPr>
                <w:noProof/>
                <w:webHidden/>
              </w:rPr>
              <w:fldChar w:fldCharType="separate"/>
            </w:r>
            <w:r>
              <w:rPr>
                <w:noProof/>
                <w:webHidden/>
              </w:rPr>
              <w:t>2</w:t>
            </w:r>
            <w:r>
              <w:rPr>
                <w:noProof/>
                <w:webHidden/>
              </w:rPr>
              <w:fldChar w:fldCharType="end"/>
            </w:r>
          </w:hyperlink>
        </w:p>
        <w:p w:rsidR="00621B3D" w:rsidRDefault="00621B3D" w14:paraId="6066F79D" w14:textId="30A9ADD9">
          <w:pPr>
            <w:pStyle w:val="TOC2"/>
            <w:tabs>
              <w:tab w:val="right" w:leader="dot" w:pos="9962"/>
            </w:tabs>
            <w:rPr>
              <w:rFonts w:eastAsiaTheme="minorEastAsia"/>
              <w:noProof/>
            </w:rPr>
          </w:pPr>
          <w:hyperlink w:history="1" w:anchor="_Toc211544761">
            <w:r w:rsidRPr="0050163A">
              <w:rPr>
                <w:rStyle w:val="Hyperlink"/>
                <w:rFonts w:ascii="Calibri" w:hAnsi="Calibri" w:cs="Calibri"/>
                <w:noProof/>
                <w:lang w:bidi="ar-SY"/>
              </w:rPr>
              <w:t>5.1</w:t>
            </w:r>
            <w:r w:rsidRPr="0050163A">
              <w:rPr>
                <w:rStyle w:val="Hyperlink"/>
                <w:noProof/>
                <w:lang w:bidi="ar-SY"/>
              </w:rPr>
              <w:t xml:space="preserve"> Mapping System</w:t>
            </w:r>
            <w:r>
              <w:rPr>
                <w:noProof/>
                <w:webHidden/>
              </w:rPr>
              <w:tab/>
            </w:r>
            <w:r>
              <w:rPr>
                <w:noProof/>
                <w:webHidden/>
              </w:rPr>
              <w:fldChar w:fldCharType="begin"/>
            </w:r>
            <w:r>
              <w:rPr>
                <w:noProof/>
                <w:webHidden/>
              </w:rPr>
              <w:instrText xml:space="preserve"> PAGEREF _Toc211544761 \h </w:instrText>
            </w:r>
            <w:r>
              <w:rPr>
                <w:noProof/>
                <w:webHidden/>
              </w:rPr>
            </w:r>
            <w:r>
              <w:rPr>
                <w:noProof/>
                <w:webHidden/>
              </w:rPr>
              <w:fldChar w:fldCharType="separate"/>
            </w:r>
            <w:r>
              <w:rPr>
                <w:noProof/>
                <w:webHidden/>
              </w:rPr>
              <w:t>3</w:t>
            </w:r>
            <w:r>
              <w:rPr>
                <w:noProof/>
                <w:webHidden/>
              </w:rPr>
              <w:fldChar w:fldCharType="end"/>
            </w:r>
          </w:hyperlink>
        </w:p>
        <w:p w:rsidR="00621B3D" w:rsidRDefault="00621B3D" w14:paraId="69361EF2" w14:textId="4031D991">
          <w:pPr>
            <w:pStyle w:val="TOC3"/>
            <w:tabs>
              <w:tab w:val="right" w:leader="dot" w:pos="9962"/>
            </w:tabs>
            <w:rPr>
              <w:rFonts w:eastAsiaTheme="minorEastAsia"/>
              <w:noProof/>
            </w:rPr>
          </w:pPr>
          <w:hyperlink w:history="1" w:anchor="_Toc211544762">
            <w:r w:rsidRPr="0050163A">
              <w:rPr>
                <w:rStyle w:val="Hyperlink"/>
                <w:rFonts w:ascii="Calibri" w:hAnsi="Calibri"/>
                <w:noProof/>
                <w:lang w:bidi="ar-SY"/>
              </w:rPr>
              <w:t>5.1.1</w:t>
            </w:r>
            <w:r w:rsidRPr="0050163A">
              <w:rPr>
                <w:rStyle w:val="Hyperlink"/>
                <w:noProof/>
                <w:lang w:bidi="ar-SY"/>
              </w:rPr>
              <w:t xml:space="preserve"> Radar System</w:t>
            </w:r>
            <w:r>
              <w:rPr>
                <w:noProof/>
                <w:webHidden/>
              </w:rPr>
              <w:tab/>
            </w:r>
            <w:r>
              <w:rPr>
                <w:noProof/>
                <w:webHidden/>
              </w:rPr>
              <w:fldChar w:fldCharType="begin"/>
            </w:r>
            <w:r>
              <w:rPr>
                <w:noProof/>
                <w:webHidden/>
              </w:rPr>
              <w:instrText xml:space="preserve"> PAGEREF _Toc211544762 \h </w:instrText>
            </w:r>
            <w:r>
              <w:rPr>
                <w:noProof/>
                <w:webHidden/>
              </w:rPr>
            </w:r>
            <w:r>
              <w:rPr>
                <w:noProof/>
                <w:webHidden/>
              </w:rPr>
              <w:fldChar w:fldCharType="separate"/>
            </w:r>
            <w:r>
              <w:rPr>
                <w:noProof/>
                <w:webHidden/>
              </w:rPr>
              <w:t>3</w:t>
            </w:r>
            <w:r>
              <w:rPr>
                <w:noProof/>
                <w:webHidden/>
              </w:rPr>
              <w:fldChar w:fldCharType="end"/>
            </w:r>
          </w:hyperlink>
        </w:p>
        <w:p w:rsidR="00621B3D" w:rsidRDefault="00621B3D" w14:paraId="5C4E0CBE" w14:textId="3365859C">
          <w:pPr>
            <w:pStyle w:val="TOC3"/>
            <w:tabs>
              <w:tab w:val="right" w:leader="dot" w:pos="9962"/>
            </w:tabs>
            <w:rPr>
              <w:rFonts w:eastAsiaTheme="minorEastAsia"/>
              <w:noProof/>
            </w:rPr>
          </w:pPr>
          <w:hyperlink w:history="1" w:anchor="_Toc211544763">
            <w:r w:rsidRPr="0050163A">
              <w:rPr>
                <w:rStyle w:val="Hyperlink"/>
                <w:rFonts w:ascii="Calibri" w:hAnsi="Calibri"/>
                <w:noProof/>
                <w:lang w:bidi="ar-SY"/>
              </w:rPr>
              <w:t>5.1.2</w:t>
            </w:r>
            <w:r w:rsidRPr="0050163A">
              <w:rPr>
                <w:rStyle w:val="Hyperlink"/>
                <w:noProof/>
                <w:lang w:bidi="ar-SY"/>
              </w:rPr>
              <w:t xml:space="preserve"> Localization System</w:t>
            </w:r>
            <w:r>
              <w:rPr>
                <w:noProof/>
                <w:webHidden/>
              </w:rPr>
              <w:tab/>
            </w:r>
            <w:r>
              <w:rPr>
                <w:noProof/>
                <w:webHidden/>
              </w:rPr>
              <w:fldChar w:fldCharType="begin"/>
            </w:r>
            <w:r>
              <w:rPr>
                <w:noProof/>
                <w:webHidden/>
              </w:rPr>
              <w:instrText xml:space="preserve"> PAGEREF _Toc211544763 \h </w:instrText>
            </w:r>
            <w:r>
              <w:rPr>
                <w:noProof/>
                <w:webHidden/>
              </w:rPr>
            </w:r>
            <w:r>
              <w:rPr>
                <w:noProof/>
                <w:webHidden/>
              </w:rPr>
              <w:fldChar w:fldCharType="separate"/>
            </w:r>
            <w:r>
              <w:rPr>
                <w:noProof/>
                <w:webHidden/>
              </w:rPr>
              <w:t>4</w:t>
            </w:r>
            <w:r>
              <w:rPr>
                <w:noProof/>
                <w:webHidden/>
              </w:rPr>
              <w:fldChar w:fldCharType="end"/>
            </w:r>
          </w:hyperlink>
        </w:p>
        <w:p w:rsidR="00621B3D" w:rsidRDefault="00621B3D" w14:paraId="394BC544" w14:textId="5F95803A">
          <w:pPr>
            <w:pStyle w:val="TOC2"/>
            <w:tabs>
              <w:tab w:val="right" w:leader="dot" w:pos="9962"/>
            </w:tabs>
            <w:rPr>
              <w:rFonts w:eastAsiaTheme="minorEastAsia"/>
              <w:noProof/>
            </w:rPr>
          </w:pPr>
          <w:hyperlink w:history="1" w:anchor="_Toc211544764">
            <w:r w:rsidRPr="0050163A">
              <w:rPr>
                <w:rStyle w:val="Hyperlink"/>
                <w:rFonts w:ascii="Calibri" w:hAnsi="Calibri" w:cs="Calibri"/>
                <w:noProof/>
                <w:lang w:bidi="ar-SY"/>
              </w:rPr>
              <w:t>5.2</w:t>
            </w:r>
            <w:r w:rsidRPr="0050163A">
              <w:rPr>
                <w:rStyle w:val="Hyperlink"/>
                <w:noProof/>
                <w:lang w:bidi="ar-SY"/>
              </w:rPr>
              <w:t xml:space="preserve"> Path Planning System</w:t>
            </w:r>
            <w:r>
              <w:rPr>
                <w:noProof/>
                <w:webHidden/>
              </w:rPr>
              <w:tab/>
            </w:r>
            <w:r>
              <w:rPr>
                <w:noProof/>
                <w:webHidden/>
              </w:rPr>
              <w:fldChar w:fldCharType="begin"/>
            </w:r>
            <w:r>
              <w:rPr>
                <w:noProof/>
                <w:webHidden/>
              </w:rPr>
              <w:instrText xml:space="preserve"> PAGEREF _Toc211544764 \h </w:instrText>
            </w:r>
            <w:r>
              <w:rPr>
                <w:noProof/>
                <w:webHidden/>
              </w:rPr>
            </w:r>
            <w:r>
              <w:rPr>
                <w:noProof/>
                <w:webHidden/>
              </w:rPr>
              <w:fldChar w:fldCharType="separate"/>
            </w:r>
            <w:r>
              <w:rPr>
                <w:noProof/>
                <w:webHidden/>
              </w:rPr>
              <w:t>4</w:t>
            </w:r>
            <w:r>
              <w:rPr>
                <w:noProof/>
                <w:webHidden/>
              </w:rPr>
              <w:fldChar w:fldCharType="end"/>
            </w:r>
          </w:hyperlink>
        </w:p>
        <w:p w:rsidR="00621B3D" w:rsidRDefault="00621B3D" w14:paraId="2ADB9F4A" w14:textId="13C47743">
          <w:pPr>
            <w:pStyle w:val="TOC2"/>
            <w:tabs>
              <w:tab w:val="right" w:leader="dot" w:pos="9962"/>
            </w:tabs>
            <w:rPr>
              <w:rFonts w:eastAsiaTheme="minorEastAsia"/>
              <w:noProof/>
            </w:rPr>
          </w:pPr>
          <w:hyperlink w:history="1" w:anchor="_Toc211544765">
            <w:r w:rsidRPr="0050163A">
              <w:rPr>
                <w:rStyle w:val="Hyperlink"/>
                <w:rFonts w:ascii="Calibri" w:hAnsi="Calibri" w:cs="Calibri"/>
                <w:noProof/>
                <w:lang w:bidi="ar-SY"/>
              </w:rPr>
              <w:t>5.3</w:t>
            </w:r>
            <w:r w:rsidRPr="0050163A">
              <w:rPr>
                <w:rStyle w:val="Hyperlink"/>
                <w:noProof/>
                <w:lang w:bidi="ar-SY"/>
              </w:rPr>
              <w:t xml:space="preserve"> Robot Control System</w:t>
            </w:r>
            <w:r>
              <w:rPr>
                <w:noProof/>
                <w:webHidden/>
              </w:rPr>
              <w:tab/>
            </w:r>
            <w:r>
              <w:rPr>
                <w:noProof/>
                <w:webHidden/>
              </w:rPr>
              <w:fldChar w:fldCharType="begin"/>
            </w:r>
            <w:r>
              <w:rPr>
                <w:noProof/>
                <w:webHidden/>
              </w:rPr>
              <w:instrText xml:space="preserve"> PAGEREF _Toc211544765 \h </w:instrText>
            </w:r>
            <w:r>
              <w:rPr>
                <w:noProof/>
                <w:webHidden/>
              </w:rPr>
            </w:r>
            <w:r>
              <w:rPr>
                <w:noProof/>
                <w:webHidden/>
              </w:rPr>
              <w:fldChar w:fldCharType="separate"/>
            </w:r>
            <w:r>
              <w:rPr>
                <w:noProof/>
                <w:webHidden/>
              </w:rPr>
              <w:t>4</w:t>
            </w:r>
            <w:r>
              <w:rPr>
                <w:noProof/>
                <w:webHidden/>
              </w:rPr>
              <w:fldChar w:fldCharType="end"/>
            </w:r>
          </w:hyperlink>
        </w:p>
        <w:p w:rsidR="00621B3D" w:rsidRDefault="00621B3D" w14:paraId="467AAEB4" w14:textId="2FBE1763">
          <w:pPr>
            <w:pStyle w:val="TOC3"/>
            <w:tabs>
              <w:tab w:val="right" w:leader="dot" w:pos="9962"/>
            </w:tabs>
            <w:rPr>
              <w:rFonts w:eastAsiaTheme="minorEastAsia"/>
              <w:noProof/>
            </w:rPr>
          </w:pPr>
          <w:hyperlink w:history="1" w:anchor="_Toc211544766">
            <w:r w:rsidRPr="0050163A">
              <w:rPr>
                <w:rStyle w:val="Hyperlink"/>
                <w:rFonts w:ascii="Calibri" w:hAnsi="Calibri"/>
                <w:noProof/>
                <w:lang w:bidi="ar-SY"/>
              </w:rPr>
              <w:t>5.3.1</w:t>
            </w:r>
            <w:r w:rsidRPr="0050163A">
              <w:rPr>
                <w:rStyle w:val="Hyperlink"/>
                <w:noProof/>
                <w:lang w:bidi="ar-SY"/>
              </w:rPr>
              <w:t xml:space="preserve"> Main Frame Movement Control Sub-system</w:t>
            </w:r>
            <w:r>
              <w:rPr>
                <w:noProof/>
                <w:webHidden/>
              </w:rPr>
              <w:tab/>
            </w:r>
            <w:r>
              <w:rPr>
                <w:noProof/>
                <w:webHidden/>
              </w:rPr>
              <w:fldChar w:fldCharType="begin"/>
            </w:r>
            <w:r>
              <w:rPr>
                <w:noProof/>
                <w:webHidden/>
              </w:rPr>
              <w:instrText xml:space="preserve"> PAGEREF _Toc211544766 \h </w:instrText>
            </w:r>
            <w:r>
              <w:rPr>
                <w:noProof/>
                <w:webHidden/>
              </w:rPr>
            </w:r>
            <w:r>
              <w:rPr>
                <w:noProof/>
                <w:webHidden/>
              </w:rPr>
              <w:fldChar w:fldCharType="separate"/>
            </w:r>
            <w:r>
              <w:rPr>
                <w:noProof/>
                <w:webHidden/>
              </w:rPr>
              <w:t>4</w:t>
            </w:r>
            <w:r>
              <w:rPr>
                <w:noProof/>
                <w:webHidden/>
              </w:rPr>
              <w:fldChar w:fldCharType="end"/>
            </w:r>
          </w:hyperlink>
        </w:p>
        <w:p w:rsidR="00621B3D" w:rsidRDefault="00621B3D" w14:paraId="6B8CFA8B" w14:textId="0BF0D834">
          <w:pPr>
            <w:pStyle w:val="TOC3"/>
            <w:tabs>
              <w:tab w:val="right" w:leader="dot" w:pos="9962"/>
            </w:tabs>
            <w:rPr>
              <w:rFonts w:eastAsiaTheme="minorEastAsia"/>
              <w:noProof/>
            </w:rPr>
          </w:pPr>
          <w:hyperlink w:history="1" w:anchor="_Toc211544767">
            <w:r w:rsidRPr="0050163A">
              <w:rPr>
                <w:rStyle w:val="Hyperlink"/>
                <w:rFonts w:ascii="Calibri" w:hAnsi="Calibri"/>
                <w:noProof/>
                <w:lang w:bidi="ar-SY"/>
              </w:rPr>
              <w:t>5.3.2</w:t>
            </w:r>
            <w:r w:rsidRPr="0050163A">
              <w:rPr>
                <w:rStyle w:val="Hyperlink"/>
                <w:noProof/>
                <w:lang w:bidi="ar-SY"/>
              </w:rPr>
              <w:t xml:space="preserve"> Gripping System</w:t>
            </w:r>
            <w:r>
              <w:rPr>
                <w:noProof/>
                <w:webHidden/>
              </w:rPr>
              <w:tab/>
            </w:r>
            <w:r>
              <w:rPr>
                <w:noProof/>
                <w:webHidden/>
              </w:rPr>
              <w:fldChar w:fldCharType="begin"/>
            </w:r>
            <w:r>
              <w:rPr>
                <w:noProof/>
                <w:webHidden/>
              </w:rPr>
              <w:instrText xml:space="preserve"> PAGEREF _Toc211544767 \h </w:instrText>
            </w:r>
            <w:r>
              <w:rPr>
                <w:noProof/>
                <w:webHidden/>
              </w:rPr>
            </w:r>
            <w:r>
              <w:rPr>
                <w:noProof/>
                <w:webHidden/>
              </w:rPr>
              <w:fldChar w:fldCharType="separate"/>
            </w:r>
            <w:r>
              <w:rPr>
                <w:noProof/>
                <w:webHidden/>
              </w:rPr>
              <w:t>4</w:t>
            </w:r>
            <w:r>
              <w:rPr>
                <w:noProof/>
                <w:webHidden/>
              </w:rPr>
              <w:fldChar w:fldCharType="end"/>
            </w:r>
          </w:hyperlink>
        </w:p>
        <w:p w:rsidR="00F75458" w:rsidRDefault="00F75458" w14:paraId="4F922DD8" w14:textId="1A748775">
          <w:r w:rsidRPr="00F75458">
            <w:rPr>
              <w:rFonts w:cstheme="minorHAnsi"/>
              <w:b/>
              <w:bCs/>
              <w:noProof/>
            </w:rPr>
            <w:fldChar w:fldCharType="end"/>
          </w:r>
        </w:p>
      </w:sdtContent>
    </w:sdt>
    <w:p w:rsidR="00F75458" w:rsidRDefault="00F75458" w14:paraId="1FB314B4" w14:textId="2C90667F">
      <w:pPr>
        <w:rPr>
          <w:rFonts w:eastAsiaTheme="majorEastAsia" w:cstheme="majorBidi"/>
          <w:b/>
          <w:bCs/>
          <w:color w:val="000000" w:themeColor="text1"/>
          <w:sz w:val="24"/>
          <w:szCs w:val="32"/>
          <w:lang w:bidi="ar-SY"/>
        </w:rPr>
      </w:pPr>
    </w:p>
    <w:p w:rsidR="00F75458" w:rsidRDefault="00F75458" w14:paraId="3AB8D168" w14:textId="5F465041">
      <w:pPr>
        <w:rPr>
          <w:rFonts w:eastAsiaTheme="majorEastAsia" w:cstheme="majorBidi"/>
          <w:b/>
          <w:bCs/>
          <w:color w:val="000000" w:themeColor="text1"/>
          <w:sz w:val="24"/>
          <w:szCs w:val="32"/>
          <w:lang w:bidi="ar-SY"/>
        </w:rPr>
      </w:pPr>
    </w:p>
    <w:p w:rsidR="00F75458" w:rsidRDefault="00F75458" w14:paraId="2781C6C6" w14:textId="3DBF159F">
      <w:pPr>
        <w:rPr>
          <w:rFonts w:eastAsiaTheme="majorEastAsia" w:cstheme="majorBidi"/>
          <w:b/>
          <w:bCs/>
          <w:color w:val="000000" w:themeColor="text1"/>
          <w:sz w:val="24"/>
          <w:szCs w:val="32"/>
          <w:lang w:bidi="ar-SY"/>
        </w:rPr>
      </w:pPr>
    </w:p>
    <w:p w:rsidR="00F75458" w:rsidRDefault="00F75458" w14:paraId="66AD58A4" w14:textId="77D80FC7">
      <w:pPr>
        <w:rPr>
          <w:rFonts w:eastAsiaTheme="majorEastAsia" w:cstheme="majorBidi"/>
          <w:b/>
          <w:bCs/>
          <w:color w:val="000000" w:themeColor="text1"/>
          <w:sz w:val="24"/>
          <w:szCs w:val="32"/>
          <w:lang w:bidi="ar-SY"/>
        </w:rPr>
      </w:pPr>
    </w:p>
    <w:p w:rsidR="00F75458" w:rsidRDefault="00F75458" w14:paraId="36E22BDF" w14:textId="70E4139F">
      <w:pPr>
        <w:rPr>
          <w:rFonts w:eastAsiaTheme="majorEastAsia" w:cstheme="majorBidi"/>
          <w:b/>
          <w:bCs/>
          <w:color w:val="000000" w:themeColor="text1"/>
          <w:sz w:val="24"/>
          <w:szCs w:val="32"/>
          <w:lang w:bidi="ar-SY"/>
        </w:rPr>
      </w:pPr>
    </w:p>
    <w:p w:rsidR="00F75458" w:rsidRDefault="00F75458" w14:paraId="78D1BC76" w14:textId="6A2B683D">
      <w:pPr>
        <w:rPr>
          <w:rFonts w:eastAsiaTheme="majorEastAsia" w:cstheme="majorBidi"/>
          <w:b/>
          <w:bCs/>
          <w:color w:val="000000" w:themeColor="text1"/>
          <w:sz w:val="24"/>
          <w:szCs w:val="32"/>
          <w:lang w:bidi="ar-SY"/>
        </w:rPr>
      </w:pPr>
    </w:p>
    <w:p w:rsidR="00F75458" w:rsidRDefault="00F75458" w14:paraId="1E4AE0FA" w14:textId="2DA3E299">
      <w:pPr>
        <w:rPr>
          <w:rFonts w:eastAsiaTheme="majorEastAsia" w:cstheme="majorBidi"/>
          <w:b/>
          <w:bCs/>
          <w:color w:val="000000" w:themeColor="text1"/>
          <w:sz w:val="24"/>
          <w:szCs w:val="32"/>
          <w:lang w:bidi="ar-SY"/>
        </w:rPr>
      </w:pPr>
    </w:p>
    <w:p w:rsidR="00F75458" w:rsidRDefault="00F75458" w14:paraId="0338D18A" w14:textId="7737AEB9">
      <w:pPr>
        <w:rPr>
          <w:rFonts w:eastAsiaTheme="majorEastAsia" w:cstheme="majorBidi"/>
          <w:b/>
          <w:bCs/>
          <w:color w:val="000000" w:themeColor="text1"/>
          <w:sz w:val="24"/>
          <w:szCs w:val="32"/>
          <w:lang w:bidi="ar-SY"/>
        </w:rPr>
      </w:pPr>
    </w:p>
    <w:p w:rsidR="00F75458" w:rsidRDefault="00F75458" w14:paraId="2E36E9F1" w14:textId="539EE5A1">
      <w:pPr>
        <w:rPr>
          <w:rFonts w:eastAsiaTheme="majorEastAsia" w:cstheme="majorBidi"/>
          <w:b/>
          <w:bCs/>
          <w:color w:val="000000" w:themeColor="text1"/>
          <w:sz w:val="24"/>
          <w:szCs w:val="32"/>
          <w:lang w:bidi="ar-SY"/>
        </w:rPr>
      </w:pPr>
    </w:p>
    <w:p w:rsidR="00F75458" w:rsidRDefault="00F75458" w14:paraId="11DC38E4" w14:textId="2C8468F1">
      <w:pPr>
        <w:rPr>
          <w:rFonts w:eastAsiaTheme="majorEastAsia" w:cstheme="majorBidi"/>
          <w:b/>
          <w:bCs/>
          <w:color w:val="000000" w:themeColor="text1"/>
          <w:sz w:val="24"/>
          <w:szCs w:val="32"/>
          <w:lang w:bidi="ar-SY"/>
        </w:rPr>
      </w:pPr>
    </w:p>
    <w:p w:rsidR="00621B3D" w:rsidRDefault="00621B3D" w14:paraId="13C05953" w14:textId="77777777">
      <w:pPr>
        <w:rPr>
          <w:rFonts w:eastAsiaTheme="majorEastAsia" w:cstheme="majorBidi"/>
          <w:b/>
          <w:bCs/>
          <w:color w:val="000000" w:themeColor="text1"/>
          <w:sz w:val="24"/>
          <w:szCs w:val="32"/>
          <w:lang w:bidi="ar-SY"/>
        </w:rPr>
        <w:sectPr w:rsidR="00621B3D" w:rsidSect="00F75458">
          <w:footerReference w:type="default" r:id="rId12"/>
          <w:footerReference w:type="first" r:id="rId13"/>
          <w:pgSz w:w="12240" w:h="15840" w:orient="portrait" w:code="1"/>
          <w:pgMar w:top="1134" w:right="1134" w:bottom="1134" w:left="1134" w:header="720" w:footer="720" w:gutter="0"/>
          <w:pgNumType w:start="0"/>
          <w:cols w:space="720"/>
          <w:docGrid w:linePitch="360"/>
        </w:sectPr>
      </w:pPr>
    </w:p>
    <w:p w:rsidR="00F75458" w:rsidRDefault="00F75458" w14:paraId="6EBAC010" w14:textId="5C5A6ACE">
      <w:pPr>
        <w:rPr>
          <w:rFonts w:eastAsiaTheme="majorEastAsia" w:cstheme="majorBidi"/>
          <w:b/>
          <w:bCs/>
          <w:color w:val="000000" w:themeColor="text1"/>
          <w:sz w:val="24"/>
          <w:szCs w:val="32"/>
          <w:lang w:bidi="ar-SY"/>
        </w:rPr>
      </w:pPr>
    </w:p>
    <w:p w:rsidRPr="00DB4351" w:rsidR="00DB4351" w:rsidP="00DB4351" w:rsidRDefault="00DB4351" w14:paraId="07C74E6A" w14:textId="5E5FE3CD">
      <w:pPr>
        <w:pStyle w:val="Heading1"/>
        <w:rPr>
          <w:bCs/>
          <w:lang w:bidi="ar-SY"/>
        </w:rPr>
      </w:pPr>
      <w:bookmarkStart w:name="_Toc211544754" w:id="0"/>
      <w:r w:rsidRPr="00DB4351">
        <w:rPr>
          <w:bCs/>
          <w:lang w:bidi="ar-SY"/>
        </w:rPr>
        <w:t>Introduction</w:t>
      </w:r>
      <w:bookmarkEnd w:id="0"/>
      <w:r w:rsidRPr="00DB4351">
        <w:rPr>
          <w:bCs/>
          <w:lang w:bidi="ar-SY"/>
        </w:rPr>
        <w:t xml:space="preserve"> </w:t>
      </w:r>
    </w:p>
    <w:p w:rsidR="00DB4351" w:rsidP="00DB4351" w:rsidRDefault="00DB4351" w14:paraId="0417DE80" w14:textId="7951642D">
      <w:pPr>
        <w:rPr>
          <w:lang w:bidi="ar-SY"/>
        </w:rPr>
      </w:pPr>
      <w:r>
        <w:rPr>
          <w:lang w:bidi="ar-SY"/>
        </w:rPr>
        <w:t>The objective of the Eurobot contest is to create an autonomous vehicle capable of collecting hazelnut</w:t>
      </w:r>
      <w:r w:rsidR="00CD00C1">
        <w:rPr>
          <w:lang w:bidi="ar-SY"/>
        </w:rPr>
        <w:t xml:space="preserve"> </w:t>
      </w:r>
      <w:r w:rsidRPr="00CD00C1" w:rsidR="00CD00C1">
        <w:rPr>
          <w:lang w:bidi="ar-SY"/>
        </w:rPr>
        <w:t>crates</w:t>
      </w:r>
      <w:r>
        <w:rPr>
          <w:lang w:bidi="ar-SY"/>
        </w:rPr>
        <w:t xml:space="preserve"> from the playing arena and transporting them to specific, pre-defined locations. These actions are governed by a strict set of rules and must be performed without human intervention.</w:t>
      </w:r>
    </w:p>
    <w:p w:rsidR="00DB4351" w:rsidP="00DB4351" w:rsidRDefault="00DB4351" w14:paraId="22BF8B80" w14:textId="77777777">
      <w:pPr>
        <w:rPr>
          <w:lang w:bidi="ar-SY"/>
        </w:rPr>
      </w:pPr>
      <w:r>
        <w:rPr>
          <w:lang w:bidi="ar-SY"/>
        </w:rPr>
        <w:t>Achieving this goal requires the vehicle to possess a specific set of functionalities. For example, it must be able to:</w:t>
      </w:r>
    </w:p>
    <w:p w:rsidR="00DB4351" w:rsidP="00DB4351" w:rsidRDefault="00DB4351" w14:paraId="29576D6A" w14:textId="77777777">
      <w:pPr>
        <w:pStyle w:val="ListParagraph"/>
        <w:numPr>
          <w:ilvl w:val="0"/>
          <w:numId w:val="62"/>
        </w:numPr>
        <w:rPr>
          <w:lang w:bidi="ar-SY"/>
        </w:rPr>
      </w:pPr>
      <w:r>
        <w:rPr>
          <w:lang w:bidi="ar-SY"/>
        </w:rPr>
        <w:t>Navigate the playing arena while avoiding both static obstacles and the opposing team's moving vehicle.</w:t>
      </w:r>
    </w:p>
    <w:p w:rsidR="00DB4351" w:rsidP="00DB4351" w:rsidRDefault="00DB4351" w14:paraId="1A0D5307" w14:noSpellErr="1" w14:textId="0C785951">
      <w:pPr>
        <w:pStyle w:val="ListParagraph"/>
        <w:numPr>
          <w:ilvl w:val="0"/>
          <w:numId w:val="62"/>
        </w:numPr>
        <w:rPr>
          <w:lang w:bidi="ar-SY"/>
        </w:rPr>
      </w:pPr>
      <w:r w:rsidRPr="631B9617" w:rsidR="00DB4351">
        <w:rPr>
          <w:lang w:bidi="ar-SY"/>
        </w:rPr>
        <w:t xml:space="preserve">Detect the locations of all hazelnuts and </w:t>
      </w:r>
      <w:r w:rsidRPr="631B9617" w:rsidR="00DB4351">
        <w:rPr>
          <w:lang w:bidi="ar-SY"/>
        </w:rPr>
        <w:t>identify</w:t>
      </w:r>
      <w:r w:rsidRPr="631B9617" w:rsidR="00DB4351">
        <w:rPr>
          <w:lang w:bidi="ar-SY"/>
        </w:rPr>
        <w:t xml:space="preserve"> </w:t>
      </w:r>
      <w:r w:rsidRPr="631B9617" w:rsidR="25E510B8">
        <w:rPr>
          <w:lang w:bidi="ar-SY"/>
        </w:rPr>
        <w:t>their</w:t>
      </w:r>
      <w:r w:rsidRPr="631B9617" w:rsidR="00DB4351">
        <w:rPr>
          <w:lang w:bidi="ar-SY"/>
        </w:rPr>
        <w:t xml:space="preserve"> target.</w:t>
      </w:r>
    </w:p>
    <w:p w:rsidR="00DB4351" w:rsidP="00DB4351" w:rsidRDefault="00DB4351" w14:paraId="0C36ED04" w14:noSpellErr="1" w14:textId="1A5A8A43">
      <w:pPr>
        <w:pStyle w:val="ListParagraph"/>
        <w:numPr>
          <w:ilvl w:val="0"/>
          <w:numId w:val="62"/>
        </w:numPr>
        <w:rPr>
          <w:lang w:bidi="ar-SY"/>
        </w:rPr>
      </w:pPr>
      <w:r w:rsidRPr="631B9617" w:rsidR="34A3243C">
        <w:rPr>
          <w:lang w:bidi="ar-SY"/>
        </w:rPr>
        <w:t>Overcome</w:t>
      </w:r>
      <w:r w:rsidRPr="631B9617" w:rsidR="00DB4351">
        <w:rPr>
          <w:lang w:bidi="ar-SY"/>
        </w:rPr>
        <w:t xml:space="preserve"> various other technical challenges.</w:t>
      </w:r>
    </w:p>
    <w:p w:rsidR="004724F2" w:rsidP="004724F2" w:rsidRDefault="00DB4351" w14:paraId="645FDAF1" w14:noSpellErr="1" w14:textId="77B16A27">
      <w:pPr>
        <w:rPr>
          <w:lang w:bidi="ar-SY"/>
        </w:rPr>
      </w:pPr>
      <w:r w:rsidRPr="631B9617" w:rsidR="00DB4351">
        <w:rPr>
          <w:lang w:bidi="ar-SY"/>
        </w:rPr>
        <w:t xml:space="preserve">This document will define these challenges with the </w:t>
      </w:r>
      <w:r w:rsidRPr="631B9617" w:rsidR="45EC493E">
        <w:rPr>
          <w:lang w:bidi="ar-SY"/>
        </w:rPr>
        <w:t>goal</w:t>
      </w:r>
      <w:r w:rsidRPr="631B9617" w:rsidR="00DB4351">
        <w:rPr>
          <w:lang w:bidi="ar-SY"/>
        </w:rPr>
        <w:t xml:space="preserve"> of </w:t>
      </w:r>
      <w:r w:rsidRPr="631B9617" w:rsidR="00006EA7">
        <w:rPr>
          <w:lang w:bidi="ar-SY"/>
        </w:rPr>
        <w:t xml:space="preserve">defining </w:t>
      </w:r>
      <w:r w:rsidRPr="631B9617" w:rsidR="00DB4351">
        <w:rPr>
          <w:lang w:bidi="ar-SY"/>
        </w:rPr>
        <w:t xml:space="preserve">the various systems </w:t>
      </w:r>
      <w:r w:rsidRPr="631B9617" w:rsidR="00006EA7">
        <w:rPr>
          <w:lang w:bidi="ar-SY"/>
        </w:rPr>
        <w:t xml:space="preserve">required and </w:t>
      </w:r>
      <w:r w:rsidRPr="631B9617" w:rsidR="04121F03">
        <w:rPr>
          <w:lang w:bidi="ar-SY"/>
        </w:rPr>
        <w:t>their</w:t>
      </w:r>
      <w:r w:rsidRPr="631B9617" w:rsidR="00006EA7">
        <w:rPr>
          <w:lang w:bidi="ar-SY"/>
        </w:rPr>
        <w:t xml:space="preserve"> functionalities </w:t>
      </w:r>
      <w:r w:rsidRPr="631B9617" w:rsidR="00DB4351">
        <w:rPr>
          <w:lang w:bidi="ar-SY"/>
        </w:rPr>
        <w:t xml:space="preserve">for the robot to compete successfully in the </w:t>
      </w:r>
      <w:r w:rsidRPr="631B9617" w:rsidR="00DB4351">
        <w:rPr>
          <w:lang w:bidi="ar-SY"/>
        </w:rPr>
        <w:t>Eurobot</w:t>
      </w:r>
      <w:r w:rsidRPr="631B9617" w:rsidR="00DB4351">
        <w:rPr>
          <w:lang w:bidi="ar-SY"/>
        </w:rPr>
        <w:t xml:space="preserve"> contest.</w:t>
      </w:r>
    </w:p>
    <w:p w:rsidR="00DB4351" w:rsidP="00DB4351" w:rsidRDefault="004724F2" w14:paraId="54C4857A" w14:noSpellErr="1" w14:textId="76128105">
      <w:pPr>
        <w:rPr>
          <w:lang w:bidi="ar-SY"/>
        </w:rPr>
      </w:pPr>
      <w:r w:rsidRPr="631B9617" w:rsidR="004724F2">
        <w:rPr>
          <w:lang w:bidi="ar-SY"/>
        </w:rPr>
        <w:t xml:space="preserve">This documentation pertains to the “Eurobot2026_Rules_BETA_0.9_EN” document. It is highly recommended to read the rules </w:t>
      </w:r>
      <w:r w:rsidRPr="631B9617" w:rsidR="5D4E3A2E">
        <w:rPr>
          <w:lang w:bidi="ar-SY"/>
        </w:rPr>
        <w:t>in the</w:t>
      </w:r>
      <w:ins w:author="Karam Dali" w:date="2025-10-16T20:32:01.623Z" w:id="1618094519">
        <w:r w:rsidRPr="631B9617" w:rsidR="5D4E3A2E">
          <w:rPr>
            <w:lang w:bidi="ar-SY"/>
          </w:rPr>
          <w:t xml:space="preserve"> </w:t>
        </w:r>
      </w:ins>
      <w:r w:rsidRPr="631B9617" w:rsidR="004724F2">
        <w:rPr>
          <w:lang w:bidi="ar-SY"/>
        </w:rPr>
        <w:t>document first before continuing.</w:t>
      </w:r>
    </w:p>
    <w:p w:rsidR="00DB4351" w:rsidP="00DB4351" w:rsidRDefault="00DB4351" w14:paraId="73A3E0CC" w14:textId="12E23B30">
      <w:pPr>
        <w:pStyle w:val="Heading1"/>
        <w:rPr>
          <w:lang w:bidi="ar-SY"/>
        </w:rPr>
      </w:pPr>
      <w:bookmarkStart w:name="_Toc211544755" w:id="1"/>
      <w:r>
        <w:rPr>
          <w:lang w:bidi="ar-SY"/>
        </w:rPr>
        <w:t xml:space="preserve">The </w:t>
      </w:r>
      <w:proofErr w:type="spellStart"/>
      <w:r>
        <w:rPr>
          <w:lang w:bidi="ar-SY"/>
        </w:rPr>
        <w:t>Eurobot</w:t>
      </w:r>
      <w:proofErr w:type="spellEnd"/>
      <w:r>
        <w:rPr>
          <w:lang w:bidi="ar-SY"/>
        </w:rPr>
        <w:t xml:space="preserve"> </w:t>
      </w:r>
      <w:r w:rsidR="00006EA7">
        <w:rPr>
          <w:lang w:bidi="ar-SY"/>
        </w:rPr>
        <w:t>Action</w:t>
      </w:r>
      <w:r w:rsidR="00621B3D">
        <w:rPr>
          <w:lang w:bidi="ar-SY"/>
        </w:rPr>
        <w:t>s</w:t>
      </w:r>
      <w:bookmarkEnd w:id="1"/>
      <w:r>
        <w:rPr>
          <w:lang w:bidi="ar-SY"/>
        </w:rPr>
        <w:t xml:space="preserve"> </w:t>
      </w:r>
    </w:p>
    <w:p w:rsidR="004724F2" w:rsidP="00CD00C1" w:rsidRDefault="00DB4351" w14:paraId="71BD74D5" w14:textId="0AD39945">
      <w:pPr>
        <w:rPr>
          <w:lang w:bidi="ar-SY"/>
        </w:rPr>
      </w:pPr>
      <w:r>
        <w:rPr>
          <w:lang w:bidi="ar-SY"/>
        </w:rPr>
        <w:t xml:space="preserve">The Eurobot challenge includes 5 Actions </w:t>
      </w:r>
      <w:r w:rsidR="004724F2">
        <w:rPr>
          <w:lang w:bidi="ar-SY"/>
        </w:rPr>
        <w:t>where each action has its own</w:t>
      </w:r>
      <w:r w:rsidR="00CD00C1">
        <w:rPr>
          <w:lang w:bidi="ar-SY"/>
        </w:rPr>
        <w:t xml:space="preserve"> description,</w:t>
      </w:r>
      <w:r w:rsidR="004724F2">
        <w:rPr>
          <w:lang w:bidi="ar-SY"/>
        </w:rPr>
        <w:t xml:space="preserve"> rules and pointing criteria. Our objective in the SSR team is to be ready to participate in the main action </w:t>
      </w:r>
      <w:r w:rsidR="00CD00C1">
        <w:rPr>
          <w:lang w:bidi="ar-SY"/>
        </w:rPr>
        <w:t>which</w:t>
      </w:r>
      <w:r w:rsidR="004724F2">
        <w:rPr>
          <w:lang w:bidi="ar-SY"/>
        </w:rPr>
        <w:t xml:space="preserve"> is called “</w:t>
      </w:r>
      <w:r w:rsidRPr="004724F2" w:rsidR="004724F2">
        <w:rPr>
          <w:lang w:bidi="ar-SY"/>
        </w:rPr>
        <w:t>LET’S KEEP THE HAZELNUTS WARM!</w:t>
      </w:r>
      <w:r w:rsidR="004724F2">
        <w:rPr>
          <w:lang w:bidi="ar-SY"/>
        </w:rPr>
        <w:t>”.</w:t>
      </w:r>
    </w:p>
    <w:p w:rsidR="00CD00C1" w:rsidP="00CD00C1" w:rsidRDefault="00CD00C1" w14:paraId="1140CEF0" w14:textId="7B074F2A">
      <w:pPr>
        <w:rPr>
          <w:lang w:bidi="ar-SY"/>
        </w:rPr>
      </w:pPr>
      <w:r>
        <w:rPr>
          <w:lang w:bidi="ar-SY"/>
        </w:rPr>
        <w:t xml:space="preserve">According to the </w:t>
      </w:r>
      <w:r w:rsidRPr="004724F2">
        <w:rPr>
          <w:lang w:bidi="ar-SY"/>
        </w:rPr>
        <w:t>“Eurobot2026_Rules_BETA_0.9_EN” document</w:t>
      </w:r>
      <w:r>
        <w:rPr>
          <w:lang w:bidi="ar-SY"/>
        </w:rPr>
        <w:t xml:space="preserve"> the action goal and constrains are as follow:</w:t>
      </w:r>
    </w:p>
    <w:p w:rsidR="00CD00C1" w:rsidP="00006EA7" w:rsidRDefault="00CD00C1" w14:paraId="6274EAE7" w14:noSpellErr="1" w14:textId="235309AE">
      <w:pPr>
        <w:pStyle w:val="Heading2"/>
        <w:rPr>
          <w:lang w:bidi="ar-SY"/>
        </w:rPr>
      </w:pPr>
      <w:bookmarkStart w:name="_Toc211544756" w:id="2"/>
      <w:r w:rsidRPr="631B9617" w:rsidR="00CD00C1">
        <w:rPr>
          <w:lang w:bidi="ar-SY"/>
        </w:rPr>
        <w:t xml:space="preserve">The </w:t>
      </w:r>
      <w:r w:rsidRPr="631B9617" w:rsidR="00006EA7">
        <w:rPr>
          <w:lang w:bidi="ar-SY"/>
        </w:rPr>
        <w:t>G</w:t>
      </w:r>
      <w:r w:rsidRPr="631B9617" w:rsidR="00CD00C1">
        <w:rPr>
          <w:lang w:bidi="ar-SY"/>
        </w:rPr>
        <w:t>oal</w:t>
      </w:r>
      <w:r w:rsidRPr="631B9617" w:rsidR="00006EA7">
        <w:rPr>
          <w:lang w:bidi="ar-SY"/>
        </w:rPr>
        <w:t xml:space="preserve"> Of “</w:t>
      </w:r>
      <w:r w:rsidRPr="631B9617" w:rsidR="00006EA7">
        <w:rPr>
          <w:lang w:bidi="ar-SY"/>
        </w:rPr>
        <w:t>LET’S KEEP THE HAZELNUTS WARM!</w:t>
      </w:r>
      <w:r w:rsidRPr="631B9617" w:rsidR="4140C0A8">
        <w:rPr>
          <w:lang w:bidi="ar-SY"/>
        </w:rPr>
        <w:t>”:</w:t>
      </w:r>
      <w:bookmarkEnd w:id="2"/>
    </w:p>
    <w:p w:rsidR="00CD00C1" w:rsidP="00CD00C1" w:rsidRDefault="00CD00C1" w14:paraId="0BE8BF80" w14:textId="036C6F9D">
      <w:pPr>
        <w:rPr>
          <w:i/>
          <w:iCs/>
          <w:lang w:bidi="ar-SY"/>
        </w:rPr>
      </w:pPr>
      <w:r>
        <w:rPr>
          <w:i/>
          <w:iCs/>
          <w:lang w:bidi="ar-SY"/>
        </w:rPr>
        <w:t>“</w:t>
      </w:r>
      <w:r w:rsidRPr="00CD00C1">
        <w:rPr>
          <w:i/>
          <w:iCs/>
          <w:lang w:bidi="ar-SY"/>
        </w:rPr>
        <w:t xml:space="preserve">The goal is to collect as many hazelnut crates as possible and deposit them in a pantry or in the squirrel nest </w:t>
      </w:r>
      <w:r>
        <w:rPr>
          <w:i/>
          <w:iCs/>
          <w:lang w:bidi="ar-SY"/>
        </w:rPr>
        <w:t>“</w:t>
      </w:r>
    </w:p>
    <w:p w:rsidR="00CD00C1" w:rsidP="00006EA7" w:rsidRDefault="00CD00C1" w14:paraId="72027A1A" w14:textId="3F1A5B3E">
      <w:pPr>
        <w:pStyle w:val="Heading2"/>
        <w:rPr>
          <w:lang w:bidi="ar-SY"/>
        </w:rPr>
      </w:pPr>
      <w:bookmarkStart w:name="_Toc211544757" w:id="3"/>
      <w:r>
        <w:rPr>
          <w:lang w:bidi="ar-SY"/>
        </w:rPr>
        <w:t xml:space="preserve">The </w:t>
      </w:r>
      <w:r w:rsidRPr="00CD00C1">
        <w:rPr>
          <w:lang w:bidi="ar-SY"/>
        </w:rPr>
        <w:t>Constraints</w:t>
      </w:r>
      <w:r>
        <w:rPr>
          <w:lang w:bidi="ar-SY"/>
        </w:rPr>
        <w:t xml:space="preserve"> </w:t>
      </w:r>
      <w:r w:rsidR="00F75458">
        <w:rPr>
          <w:lang w:bidi="ar-SY"/>
        </w:rPr>
        <w:t>of</w:t>
      </w:r>
      <w:r w:rsidR="00006EA7">
        <w:rPr>
          <w:lang w:bidi="ar-SY"/>
        </w:rPr>
        <w:t xml:space="preserve"> The Action</w:t>
      </w:r>
      <w:r w:rsidR="000D019D">
        <w:rPr>
          <w:lang w:bidi="ar-SY"/>
        </w:rPr>
        <w:t>:</w:t>
      </w:r>
      <w:bookmarkEnd w:id="3"/>
      <w:r>
        <w:rPr>
          <w:lang w:bidi="ar-SY"/>
        </w:rPr>
        <w:t xml:space="preserve"> </w:t>
      </w:r>
    </w:p>
    <w:p w:rsidR="00CD00C1" w:rsidP="00CD00C1" w:rsidRDefault="00CD00C1" w14:paraId="64482864" w14:textId="0E568489">
      <w:pPr>
        <w:pStyle w:val="ListParagraph"/>
        <w:numPr>
          <w:ilvl w:val="0"/>
          <w:numId w:val="63"/>
        </w:numPr>
        <w:rPr>
          <w:lang w:bidi="ar-SY"/>
        </w:rPr>
      </w:pPr>
      <w:r>
        <w:rPr>
          <w:lang w:bidi="ar-SY"/>
        </w:rPr>
        <w:t>A hazelnut crate is considered valid in a zone if all or part of its vertical projection is in this zone, and if it is in flat contact with the table.</w:t>
      </w:r>
    </w:p>
    <w:p w:rsidR="00CD00C1" w:rsidP="00CD00C1" w:rsidRDefault="00CD00C1" w14:paraId="73D3D408" w14:noSpellErr="1" w14:textId="6F5E6CA5">
      <w:pPr>
        <w:pStyle w:val="ListParagraph"/>
        <w:numPr>
          <w:ilvl w:val="0"/>
          <w:numId w:val="63"/>
        </w:numPr>
        <w:rPr>
          <w:lang w:bidi="ar-SY"/>
        </w:rPr>
      </w:pPr>
      <w:r w:rsidRPr="631B9617" w:rsidR="00CD00C1">
        <w:rPr>
          <w:lang w:bidi="ar-SY"/>
        </w:rPr>
        <w:t xml:space="preserve">A hazelnut crate placed in the squirrel nest is valid for the team regardless of its color, and it cannot be stolen by the opposing team. It is possible to put a maximum of 6 crates in the </w:t>
      </w:r>
      <w:r w:rsidRPr="631B9617" w:rsidR="09CCC229">
        <w:rPr>
          <w:lang w:bidi="ar-SY"/>
        </w:rPr>
        <w:t>nest;</w:t>
      </w:r>
      <w:r w:rsidRPr="631B9617" w:rsidR="00CD00C1">
        <w:rPr>
          <w:lang w:bidi="ar-SY"/>
        </w:rPr>
        <w:t xml:space="preserve"> excess hazelnut crates will not be counted.</w:t>
      </w:r>
    </w:p>
    <w:p w:rsidR="00CD00C1" w:rsidP="00CD00C1" w:rsidRDefault="00CD00C1" w14:paraId="7C0E7E66" w14:textId="7CEC81FB">
      <w:pPr>
        <w:pStyle w:val="ListParagraph"/>
        <w:numPr>
          <w:ilvl w:val="0"/>
          <w:numId w:val="63"/>
        </w:numPr>
        <w:rPr>
          <w:lang w:bidi="ar-SY"/>
        </w:rPr>
      </w:pPr>
      <w:r>
        <w:rPr>
          <w:lang w:bidi="ar-SY"/>
        </w:rPr>
        <w:t>A hazelnut crate placed in the pantries is valid for the team if its upper face is the team’s color or on a neutral face. There is no limit to the number of hazelnut crates placed in these zones. Hazelnut crates thus placed can be stolen by the opposing team.</w:t>
      </w:r>
    </w:p>
    <w:p w:rsidR="00CD00C1" w:rsidP="000D019D" w:rsidRDefault="00CD00C1" w14:paraId="120C07F9" w14:noSpellErr="1" w14:textId="1D714B33">
      <w:pPr>
        <w:pStyle w:val="ListParagraph"/>
        <w:numPr>
          <w:ilvl w:val="0"/>
          <w:numId w:val="63"/>
        </w:numPr>
        <w:rPr>
          <w:lang w:bidi="ar-SY"/>
        </w:rPr>
      </w:pPr>
      <w:r w:rsidRPr="631B9617" w:rsidR="00CD00C1">
        <w:rPr>
          <w:lang w:bidi="ar-SY"/>
        </w:rPr>
        <w:t xml:space="preserve">Each pantry brings an interest at the end of the </w:t>
      </w:r>
      <w:r w:rsidRPr="631B9617" w:rsidR="6FE2CD94">
        <w:rPr>
          <w:lang w:bidi="ar-SY"/>
        </w:rPr>
        <w:t>game</w:t>
      </w:r>
      <w:r w:rsidRPr="631B9617" w:rsidR="00CD00C1">
        <w:rPr>
          <w:lang w:bidi="ar-SY"/>
        </w:rPr>
        <w:t xml:space="preserve">. </w:t>
      </w:r>
      <w:r w:rsidRPr="631B9617" w:rsidR="00CD00C1">
        <w:rPr>
          <w:lang w:bidi="ar-SY"/>
        </w:rPr>
        <w:t>For a zone to bring interest to a team, this team</w:t>
      </w:r>
      <w:r w:rsidRPr="631B9617" w:rsidR="000D019D">
        <w:rPr>
          <w:lang w:bidi="ar-SY"/>
        </w:rPr>
        <w:t xml:space="preserve"> </w:t>
      </w:r>
      <w:r w:rsidRPr="631B9617" w:rsidR="00CD00C1">
        <w:rPr>
          <w:lang w:bidi="ar-SY"/>
        </w:rPr>
        <w:t>must have a majority of hazelnut crates of its color in the zone.</w:t>
      </w:r>
      <w:r w:rsidRPr="631B9617" w:rsidR="00CD00C1">
        <w:rPr>
          <w:lang w:bidi="ar-SY"/>
        </w:rPr>
        <w:t xml:space="preserve"> </w:t>
      </w:r>
      <w:r w:rsidRPr="631B9617" w:rsidR="00CD00C1">
        <w:rPr>
          <w:lang w:bidi="ar-SY"/>
        </w:rPr>
        <w:t>In the event of</w:t>
      </w:r>
      <w:r w:rsidRPr="631B9617" w:rsidR="00CD00C1">
        <w:rPr>
          <w:lang w:bidi="ar-SY"/>
        </w:rPr>
        <w:t xml:space="preserve"> a tie, there is no interest</w:t>
      </w:r>
      <w:r w:rsidRPr="631B9617" w:rsidR="000D019D">
        <w:rPr>
          <w:lang w:bidi="ar-SY"/>
        </w:rPr>
        <w:t xml:space="preserve"> </w:t>
      </w:r>
      <w:r w:rsidRPr="631B9617" w:rsidR="2B4B9FE9">
        <w:rPr>
          <w:lang w:bidi="ar-SY"/>
        </w:rPr>
        <w:t>in</w:t>
      </w:r>
      <w:r w:rsidRPr="631B9617" w:rsidR="00CD00C1">
        <w:rPr>
          <w:lang w:bidi="ar-SY"/>
        </w:rPr>
        <w:t xml:space="preserve"> the zone in question.</w:t>
      </w:r>
    </w:p>
    <w:p w:rsidR="00CD00C1" w:rsidP="00CD00C1" w:rsidRDefault="00CD00C1" w14:paraId="729A9D51" w14:textId="77777777">
      <w:pPr>
        <w:pStyle w:val="ListParagraph"/>
        <w:numPr>
          <w:ilvl w:val="0"/>
          <w:numId w:val="63"/>
        </w:numPr>
        <w:rPr>
          <w:lang w:bidi="ar-SY"/>
        </w:rPr>
      </w:pPr>
      <w:r>
        <w:rPr>
          <w:lang w:bidi="ar-SY"/>
        </w:rPr>
        <w:t>A crate of rotten hazelnuts does not earn points for this action.</w:t>
      </w:r>
    </w:p>
    <w:p w:rsidRPr="00CD00C1" w:rsidR="00CD00C1" w:rsidP="00CD00C1" w:rsidRDefault="00CD00C1" w14:paraId="7ABE681D" w14:textId="30921FAB">
      <w:pPr>
        <w:pStyle w:val="ListParagraph"/>
        <w:numPr>
          <w:ilvl w:val="0"/>
          <w:numId w:val="63"/>
        </w:numPr>
        <w:rPr>
          <w:lang w:bidi="ar-SY"/>
        </w:rPr>
      </w:pPr>
      <w:r>
        <w:rPr>
          <w:lang w:bidi="ar-SY"/>
        </w:rPr>
        <w:t>An element still under control by a robot or a SIMA at the end of the match will not be counted.</w:t>
      </w:r>
    </w:p>
    <w:p w:rsidR="00CD00C1" w:rsidP="00CD00C1" w:rsidRDefault="00CD00C1" w14:paraId="5DAFA884" w14:textId="4ADECAFF">
      <w:pPr>
        <w:rPr>
          <w:lang w:bidi="ar-SY"/>
        </w:rPr>
      </w:pPr>
    </w:p>
    <w:p w:rsidR="000D019D" w:rsidP="000D019D" w:rsidRDefault="000D019D" w14:paraId="4F8F00F4" w14:textId="069D9B6E">
      <w:pPr>
        <w:pStyle w:val="Heading1"/>
        <w:rPr>
          <w:lang w:bidi="ar-SY"/>
        </w:rPr>
      </w:pPr>
      <w:bookmarkStart w:name="_Toc211544758" w:id="4"/>
      <w:r>
        <w:rPr>
          <w:lang w:bidi="ar-SY"/>
        </w:rPr>
        <w:lastRenderedPageBreak/>
        <w:t>SSR Team Objectives</w:t>
      </w:r>
      <w:bookmarkEnd w:id="4"/>
    </w:p>
    <w:p w:rsidR="000D019D" w:rsidP="000D019D" w:rsidRDefault="000D019D" w14:paraId="67608FBE" w14:textId="27CF663B">
      <w:pPr>
        <w:rPr>
          <w:lang w:bidi="ar-SY"/>
        </w:rPr>
      </w:pPr>
      <w:r>
        <w:rPr>
          <w:lang w:bidi="ar-SY"/>
        </w:rPr>
        <w:t>Our main objectives regarding to “</w:t>
      </w:r>
      <w:r w:rsidRPr="004724F2">
        <w:rPr>
          <w:lang w:bidi="ar-SY"/>
        </w:rPr>
        <w:t>LET’S KEEP THE HAZELNUTS WARM!</w:t>
      </w:r>
      <w:r>
        <w:rPr>
          <w:lang w:bidi="ar-SY"/>
        </w:rPr>
        <w:t xml:space="preserve">” action </w:t>
      </w:r>
      <w:proofErr w:type="gramStart"/>
      <w:r w:rsidR="00643A2C">
        <w:rPr>
          <w:lang w:bidi="ar-SY"/>
        </w:rPr>
        <w:t>are</w:t>
      </w:r>
      <w:proofErr w:type="gramEnd"/>
      <w:r>
        <w:rPr>
          <w:lang w:bidi="ar-SY"/>
        </w:rPr>
        <w:t>:</w:t>
      </w:r>
    </w:p>
    <w:p w:rsidR="000D019D" w:rsidP="000D019D" w:rsidRDefault="000D019D" w14:paraId="71D63790" w14:textId="64D2C927">
      <w:pPr>
        <w:pStyle w:val="ListParagraph"/>
        <w:numPr>
          <w:ilvl w:val="0"/>
          <w:numId w:val="64"/>
        </w:numPr>
        <w:rPr>
          <w:lang w:bidi="ar-SY"/>
        </w:rPr>
      </w:pPr>
      <w:r>
        <w:rPr>
          <w:lang w:bidi="ar-SY"/>
        </w:rPr>
        <w:t>Our robot design should be simple and convenient</w:t>
      </w:r>
      <w:r w:rsidR="00AF46E8">
        <w:rPr>
          <w:lang w:bidi="ar-SY"/>
        </w:rPr>
        <w:t xml:space="preserve"> with</w:t>
      </w:r>
      <w:r w:rsidR="00006EA7">
        <w:rPr>
          <w:lang w:bidi="ar-SY"/>
        </w:rPr>
        <w:t xml:space="preserve"> embedded</w:t>
      </w:r>
      <w:r w:rsidR="00AF46E8">
        <w:rPr>
          <w:lang w:bidi="ar-SY"/>
        </w:rPr>
        <w:t xml:space="preserve"> </w:t>
      </w:r>
      <w:r w:rsidRPr="00AF46E8" w:rsidR="00AF46E8">
        <w:rPr>
          <w:lang w:bidi="ar-SY"/>
        </w:rPr>
        <w:t>gripping mechanisms</w:t>
      </w:r>
      <w:r>
        <w:rPr>
          <w:lang w:bidi="ar-SY"/>
        </w:rPr>
        <w:t xml:space="preserve">. </w:t>
      </w:r>
    </w:p>
    <w:p w:rsidR="000D019D" w:rsidP="000D019D" w:rsidRDefault="000D019D" w14:paraId="242EE46B" w14:noSpellErr="1" w14:textId="1E64A5AC">
      <w:pPr>
        <w:pStyle w:val="ListParagraph"/>
        <w:numPr>
          <w:ilvl w:val="0"/>
          <w:numId w:val="64"/>
        </w:numPr>
        <w:rPr>
          <w:lang w:bidi="ar-SY"/>
        </w:rPr>
      </w:pPr>
      <w:r w:rsidRPr="631B9617" w:rsidR="000D019D">
        <w:rPr>
          <w:lang w:bidi="ar-SY"/>
        </w:rPr>
        <w:t xml:space="preserve">The robot should be able to grip and transport one hazelnut </w:t>
      </w:r>
      <w:r w:rsidRPr="631B9617" w:rsidR="6EF6DF54">
        <w:rPr>
          <w:lang w:bidi="ar-SY"/>
        </w:rPr>
        <w:t>crate</w:t>
      </w:r>
      <w:r w:rsidRPr="631B9617" w:rsidR="00AF46E8">
        <w:rPr>
          <w:lang w:bidi="ar-SY"/>
        </w:rPr>
        <w:t xml:space="preserve"> </w:t>
      </w:r>
      <w:r w:rsidRPr="631B9617" w:rsidR="000D019D">
        <w:rPr>
          <w:lang w:bidi="ar-SY"/>
        </w:rPr>
        <w:t xml:space="preserve">at </w:t>
      </w:r>
      <w:r w:rsidRPr="631B9617" w:rsidR="00AF46E8">
        <w:rPr>
          <w:lang w:bidi="ar-SY"/>
        </w:rPr>
        <w:t>a</w:t>
      </w:r>
      <w:r w:rsidRPr="631B9617" w:rsidR="000D019D">
        <w:rPr>
          <w:lang w:bidi="ar-SY"/>
        </w:rPr>
        <w:t xml:space="preserve"> time.</w:t>
      </w:r>
    </w:p>
    <w:p w:rsidR="000D019D" w:rsidP="000D019D" w:rsidRDefault="00AF46E8" w14:paraId="7E8543F7" w14:textId="647499A1">
      <w:pPr>
        <w:pStyle w:val="ListParagraph"/>
        <w:numPr>
          <w:ilvl w:val="0"/>
          <w:numId w:val="64"/>
        </w:numPr>
        <w:rPr>
          <w:lang w:bidi="ar-SY"/>
        </w:rPr>
      </w:pPr>
      <w:r>
        <w:rPr>
          <w:lang w:bidi="ar-SY"/>
        </w:rPr>
        <w:t xml:space="preserve">The robot should know the location of each and every hazelnut </w:t>
      </w:r>
      <w:r w:rsidRPr="00CD00C1">
        <w:rPr>
          <w:lang w:bidi="ar-SY"/>
        </w:rPr>
        <w:t>crate</w:t>
      </w:r>
      <w:r>
        <w:rPr>
          <w:lang w:bidi="ar-SY"/>
        </w:rPr>
        <w:t xml:space="preserve"> in the playing arena.</w:t>
      </w:r>
    </w:p>
    <w:p w:rsidR="00AF46E8" w:rsidP="000D019D" w:rsidRDefault="00AF46E8" w14:paraId="675E932E" w14:textId="433DDFF6">
      <w:pPr>
        <w:pStyle w:val="ListParagraph"/>
        <w:numPr>
          <w:ilvl w:val="0"/>
          <w:numId w:val="64"/>
        </w:numPr>
        <w:rPr>
          <w:lang w:bidi="ar-SY"/>
        </w:rPr>
      </w:pPr>
      <w:r>
        <w:rPr>
          <w:lang w:bidi="ar-SY"/>
        </w:rPr>
        <w:t>The robot should be able to set a target and know how to move to it</w:t>
      </w:r>
      <w:r w:rsidR="009B5EA3">
        <w:rPr>
          <w:lang w:bidi="ar-SY"/>
        </w:rPr>
        <w:t xml:space="preserve"> based on a set of criteria.</w:t>
      </w:r>
    </w:p>
    <w:p w:rsidR="00DB4351" w:rsidP="00AF46E8" w:rsidRDefault="00AF46E8" w14:paraId="65AC7966" w14:textId="2F402078">
      <w:pPr>
        <w:pStyle w:val="ListParagraph"/>
        <w:numPr>
          <w:ilvl w:val="0"/>
          <w:numId w:val="64"/>
        </w:numPr>
        <w:rPr>
          <w:lang w:bidi="ar-SY"/>
        </w:rPr>
      </w:pPr>
      <w:r>
        <w:rPr>
          <w:lang w:bidi="ar-SY"/>
        </w:rPr>
        <w:t xml:space="preserve">The robot should define the most suitable location for </w:t>
      </w:r>
      <w:r w:rsidR="00006EA7">
        <w:rPr>
          <w:lang w:bidi="ar-SY"/>
        </w:rPr>
        <w:t>the</w:t>
      </w:r>
      <w:r>
        <w:rPr>
          <w:lang w:bidi="ar-SY"/>
        </w:rPr>
        <w:t xml:space="preserve"> hazelnut </w:t>
      </w:r>
      <w:r w:rsidRPr="00CD00C1">
        <w:rPr>
          <w:lang w:bidi="ar-SY"/>
        </w:rPr>
        <w:t>crate</w:t>
      </w:r>
      <w:r>
        <w:rPr>
          <w:lang w:bidi="ar-SY"/>
        </w:rPr>
        <w:t xml:space="preserve"> which it is holding (nest or </w:t>
      </w:r>
      <w:r w:rsidRPr="00AF46E8">
        <w:rPr>
          <w:lang w:bidi="ar-SY"/>
        </w:rPr>
        <w:t>pantry</w:t>
      </w:r>
      <w:r>
        <w:rPr>
          <w:lang w:bidi="ar-SY"/>
        </w:rPr>
        <w:t>).</w:t>
      </w:r>
    </w:p>
    <w:p w:rsidR="009B5EA3" w:rsidP="00AF46E8" w:rsidRDefault="00AF46E8" w14:paraId="7360AD89" w14:textId="4A2A627A">
      <w:pPr>
        <w:pStyle w:val="ListParagraph"/>
        <w:numPr>
          <w:ilvl w:val="0"/>
          <w:numId w:val="64"/>
        </w:numPr>
        <w:rPr>
          <w:lang w:bidi="ar-SY"/>
        </w:rPr>
      </w:pPr>
      <w:r>
        <w:rPr>
          <w:lang w:bidi="ar-SY"/>
        </w:rPr>
        <w:t xml:space="preserve">The robot should be able to steal a hazelnut </w:t>
      </w:r>
      <w:r w:rsidRPr="00CD00C1">
        <w:rPr>
          <w:lang w:bidi="ar-SY"/>
        </w:rPr>
        <w:t>crate</w:t>
      </w:r>
      <w:r>
        <w:rPr>
          <w:lang w:bidi="ar-SY"/>
        </w:rPr>
        <w:t xml:space="preserve"> from the opposite team</w:t>
      </w:r>
      <w:r w:rsidR="009B5EA3">
        <w:rPr>
          <w:lang w:bidi="ar-SY"/>
        </w:rPr>
        <w:t>.</w:t>
      </w:r>
    </w:p>
    <w:p w:rsidR="00006EA7" w:rsidP="00006EA7" w:rsidRDefault="00643A2C" w14:paraId="5710B5B7" w14:textId="4EB25EEE">
      <w:pPr>
        <w:pStyle w:val="Heading1"/>
        <w:rPr>
          <w:lang w:bidi="ar-SY"/>
        </w:rPr>
      </w:pPr>
      <w:bookmarkStart w:name="_Toc211544759" w:id="5"/>
      <w:r>
        <w:rPr>
          <w:lang w:bidi="ar-SY"/>
        </w:rPr>
        <w:t xml:space="preserve">General </w:t>
      </w:r>
      <w:r w:rsidR="00C673DE">
        <w:rPr>
          <w:lang w:bidi="ar-SY"/>
        </w:rPr>
        <w:t>Requirements and Technical Challenges</w:t>
      </w:r>
      <w:bookmarkEnd w:id="5"/>
    </w:p>
    <w:p w:rsidR="00006EA7" w:rsidP="00006EA7" w:rsidRDefault="00006EA7" w14:paraId="5B48DE73" w14:noSpellErr="1" w14:textId="5166FEB0">
      <w:pPr>
        <w:rPr>
          <w:lang w:bidi="ar-SY"/>
        </w:rPr>
      </w:pPr>
      <w:r w:rsidRPr="631B9617" w:rsidR="00006EA7">
        <w:rPr>
          <w:lang w:bidi="ar-SY"/>
        </w:rPr>
        <w:t xml:space="preserve">Based on our team’s </w:t>
      </w:r>
      <w:r w:rsidRPr="631B9617" w:rsidR="00006EA7">
        <w:rPr>
          <w:lang w:bidi="ar-SY"/>
        </w:rPr>
        <w:t>objective</w:t>
      </w:r>
      <w:r w:rsidRPr="631B9617" w:rsidR="00055B8E">
        <w:rPr>
          <w:lang w:bidi="ar-SY"/>
        </w:rPr>
        <w:t>s</w:t>
      </w:r>
      <w:r w:rsidRPr="631B9617" w:rsidR="00006EA7">
        <w:rPr>
          <w:lang w:bidi="ar-SY"/>
        </w:rPr>
        <w:t xml:space="preserve"> there are multiple</w:t>
      </w:r>
      <w:r w:rsidRPr="631B9617" w:rsidR="00C673DE">
        <w:rPr>
          <w:lang w:bidi="ar-SY"/>
        </w:rPr>
        <w:t xml:space="preserve"> requirement and</w:t>
      </w:r>
      <w:r w:rsidRPr="631B9617" w:rsidR="00006EA7">
        <w:rPr>
          <w:lang w:bidi="ar-SY"/>
        </w:rPr>
        <w:t xml:space="preserve"> technical </w:t>
      </w:r>
      <w:r w:rsidRPr="631B9617" w:rsidR="1173548F">
        <w:rPr>
          <w:lang w:bidi="ar-SY"/>
        </w:rPr>
        <w:t>challenges,</w:t>
      </w:r>
      <w:r w:rsidRPr="631B9617" w:rsidR="00006EA7">
        <w:rPr>
          <w:lang w:bidi="ar-SY"/>
        </w:rPr>
        <w:t xml:space="preserve"> and they are defined as follow:</w:t>
      </w:r>
    </w:p>
    <w:p w:rsidR="00006EA7" w:rsidP="00C673DE" w:rsidRDefault="00006EA7" w14:paraId="18553874" w14:textId="5F5DA0C8">
      <w:pPr>
        <w:pStyle w:val="ListParagraph"/>
        <w:numPr>
          <w:ilvl w:val="0"/>
          <w:numId w:val="65"/>
        </w:numPr>
        <w:rPr>
          <w:lang w:bidi="ar-SY"/>
        </w:rPr>
      </w:pPr>
      <w:r>
        <w:rPr>
          <w:lang w:bidi="ar-SY"/>
        </w:rPr>
        <w:t xml:space="preserve">The robot location </w:t>
      </w:r>
      <w:r w:rsidR="005A195D">
        <w:rPr>
          <w:lang w:bidi="ar-SY"/>
        </w:rPr>
        <w:t>-</w:t>
      </w:r>
      <w:r>
        <w:rPr>
          <w:lang w:bidi="ar-SY"/>
        </w:rPr>
        <w:t>robot frame</w:t>
      </w:r>
      <w:r w:rsidRPr="00C673DE" w:rsidR="00C673DE">
        <w:rPr>
          <w:lang w:bidi="ar-SY"/>
        </w:rPr>
        <w:t xml:space="preserve"> </w:t>
      </w:r>
      <w:r w:rsidR="00C673DE">
        <w:rPr>
          <w:lang w:bidi="ar-SY"/>
        </w:rPr>
        <w:t xml:space="preserve">in accordance to the base frame which is represented by the playing arena </w:t>
      </w:r>
      <w:r w:rsidR="005A195D">
        <w:rPr>
          <w:lang w:bidi="ar-SY"/>
        </w:rPr>
        <w:t>-</w:t>
      </w:r>
      <w:r>
        <w:rPr>
          <w:lang w:bidi="ar-SY"/>
        </w:rPr>
        <w:t xml:space="preserve"> should be known </w:t>
      </w:r>
      <w:r w:rsidR="005A195D">
        <w:rPr>
          <w:lang w:bidi="ar-SY"/>
        </w:rPr>
        <w:t>at any giv</w:t>
      </w:r>
      <w:r w:rsidR="00055B8E">
        <w:rPr>
          <w:lang w:bidi="ar-SY"/>
        </w:rPr>
        <w:t>en</w:t>
      </w:r>
      <w:r w:rsidR="005A195D">
        <w:rPr>
          <w:lang w:bidi="ar-SY"/>
        </w:rPr>
        <w:t xml:space="preserve"> time and </w:t>
      </w:r>
      <w:bookmarkStart w:name="_Hlk211529419" w:id="6"/>
      <w:r w:rsidR="005A195D">
        <w:rPr>
          <w:lang w:bidi="ar-SY"/>
        </w:rPr>
        <w:t>continuously updated</w:t>
      </w:r>
      <w:r w:rsidR="00C673DE">
        <w:rPr>
          <w:lang w:bidi="ar-SY"/>
        </w:rPr>
        <w:t xml:space="preserve"> with reasonable accuracy</w:t>
      </w:r>
      <w:bookmarkEnd w:id="6"/>
      <w:r>
        <w:rPr>
          <w:lang w:bidi="ar-SY"/>
        </w:rPr>
        <w:t>.</w:t>
      </w:r>
    </w:p>
    <w:p w:rsidR="005A195D" w:rsidP="00C673DE" w:rsidRDefault="005A195D" w14:paraId="14991069" w14:noSpellErr="1" w14:textId="2DD1D73C">
      <w:pPr>
        <w:pStyle w:val="ListParagraph"/>
        <w:numPr>
          <w:ilvl w:val="0"/>
          <w:numId w:val="65"/>
        </w:numPr>
        <w:rPr>
          <w:lang w:bidi="ar-SY"/>
        </w:rPr>
      </w:pPr>
      <w:r w:rsidRPr="631B9617" w:rsidR="005A195D">
        <w:rPr>
          <w:lang w:bidi="ar-SY"/>
        </w:rPr>
        <w:t xml:space="preserve">The hazelnut </w:t>
      </w:r>
      <w:r w:rsidRPr="631B9617" w:rsidR="00C673DE">
        <w:rPr>
          <w:lang w:bidi="ar-SY"/>
        </w:rPr>
        <w:t>crate’s</w:t>
      </w:r>
      <w:r w:rsidRPr="631B9617" w:rsidR="005A195D">
        <w:rPr>
          <w:lang w:bidi="ar-SY"/>
        </w:rPr>
        <w:t xml:space="preserve"> locations and orientations </w:t>
      </w:r>
      <w:r w:rsidRPr="631B9617" w:rsidR="00055B8E">
        <w:rPr>
          <w:lang w:bidi="ar-SY"/>
        </w:rPr>
        <w:t xml:space="preserve">-hazelnut crate’s frame- </w:t>
      </w:r>
      <w:r w:rsidRPr="631B9617" w:rsidR="005A195D">
        <w:rPr>
          <w:lang w:bidi="ar-SY"/>
        </w:rPr>
        <w:t xml:space="preserve">should be known at any </w:t>
      </w:r>
      <w:r w:rsidRPr="631B9617" w:rsidR="3A92B632">
        <w:rPr>
          <w:lang w:bidi="ar-SY"/>
        </w:rPr>
        <w:t>given</w:t>
      </w:r>
      <w:r w:rsidRPr="631B9617" w:rsidR="005A195D">
        <w:rPr>
          <w:lang w:bidi="ar-SY"/>
        </w:rPr>
        <w:t xml:space="preserve"> time and </w:t>
      </w:r>
      <w:r w:rsidRPr="631B9617" w:rsidR="00055B8E">
        <w:rPr>
          <w:lang w:bidi="ar-SY"/>
        </w:rPr>
        <w:t>continuously updated with reasonable accuracy</w:t>
      </w:r>
      <w:r w:rsidRPr="631B9617" w:rsidR="005A195D">
        <w:rPr>
          <w:lang w:bidi="ar-SY"/>
        </w:rPr>
        <w:t>.</w:t>
      </w:r>
    </w:p>
    <w:p w:rsidR="005A195D" w:rsidP="00C673DE" w:rsidRDefault="005A195D" w14:paraId="20964D1F" w14:textId="478316CB">
      <w:pPr>
        <w:pStyle w:val="ListParagraph"/>
        <w:numPr>
          <w:ilvl w:val="0"/>
          <w:numId w:val="65"/>
        </w:numPr>
        <w:rPr>
          <w:lang w:bidi="ar-SY"/>
        </w:rPr>
      </w:pPr>
      <w:r>
        <w:rPr>
          <w:lang w:bidi="ar-SY"/>
        </w:rPr>
        <w:t xml:space="preserve">The path planning algorithm should be simple robust and able to update the trajectory according to </w:t>
      </w:r>
      <w:r w:rsidR="00C673DE">
        <w:rPr>
          <w:lang w:bidi="ar-SY"/>
        </w:rPr>
        <w:t>live</w:t>
      </w:r>
      <w:r>
        <w:rPr>
          <w:lang w:bidi="ar-SY"/>
        </w:rPr>
        <w:t xml:space="preserve"> map to avoid obstacles like opposite team </w:t>
      </w:r>
      <w:r w:rsidR="00055B8E">
        <w:rPr>
          <w:lang w:bidi="ar-SY"/>
        </w:rPr>
        <w:t xml:space="preserve">moving </w:t>
      </w:r>
      <w:r>
        <w:rPr>
          <w:lang w:bidi="ar-SY"/>
        </w:rPr>
        <w:t>robot and hazelnuts crates all over the playing arena.</w:t>
      </w:r>
    </w:p>
    <w:p w:rsidR="005A195D" w:rsidP="00C673DE" w:rsidRDefault="005A195D" w14:paraId="7349752C" w14:textId="6E38A850">
      <w:pPr>
        <w:pStyle w:val="ListParagraph"/>
        <w:numPr>
          <w:ilvl w:val="0"/>
          <w:numId w:val="65"/>
        </w:numPr>
        <w:rPr>
          <w:lang w:bidi="ar-SY"/>
        </w:rPr>
      </w:pPr>
      <w:r>
        <w:rPr>
          <w:lang w:bidi="ar-SY"/>
        </w:rPr>
        <w:t>The opposite team robot location should be known and updated regularly</w:t>
      </w:r>
      <w:r w:rsidR="00055B8E">
        <w:rPr>
          <w:lang w:bidi="ar-SY"/>
        </w:rPr>
        <w:t xml:space="preserve"> with estimated trajectory</w:t>
      </w:r>
      <w:r>
        <w:rPr>
          <w:lang w:bidi="ar-SY"/>
        </w:rPr>
        <w:t>.</w:t>
      </w:r>
    </w:p>
    <w:p w:rsidR="00C673DE" w:rsidP="00C673DE" w:rsidRDefault="00C673DE" w14:paraId="55587C20" w14:textId="168F01DC">
      <w:pPr>
        <w:pStyle w:val="ListParagraph"/>
        <w:numPr>
          <w:ilvl w:val="0"/>
          <w:numId w:val="65"/>
        </w:numPr>
        <w:rPr>
          <w:lang w:bidi="ar-SY"/>
        </w:rPr>
      </w:pPr>
      <w:r>
        <w:rPr>
          <w:lang w:bidi="ar-SY"/>
        </w:rPr>
        <w:t>The robot mechanical design should be simple yet robust.</w:t>
      </w:r>
    </w:p>
    <w:p w:rsidR="00D33959" w:rsidP="00C673DE" w:rsidRDefault="00C673DE" w14:paraId="1FF1D228" w14:textId="350E5375">
      <w:pPr>
        <w:pStyle w:val="ListParagraph"/>
        <w:numPr>
          <w:ilvl w:val="0"/>
          <w:numId w:val="65"/>
        </w:numPr>
        <w:rPr>
          <w:lang w:bidi="ar-SY"/>
        </w:rPr>
      </w:pPr>
      <w:r>
        <w:rPr>
          <w:lang w:bidi="ar-SY"/>
        </w:rPr>
        <w:t xml:space="preserve">The gripping mechanism should be minimalist and act according to the hazelnut crates colors.  </w:t>
      </w:r>
    </w:p>
    <w:p w:rsidR="00C673DE" w:rsidP="00C673DE" w:rsidRDefault="00C673DE" w14:paraId="31B7E9D8" w14:noSpellErr="1" w14:textId="39A2B16A">
      <w:pPr>
        <w:pStyle w:val="ListParagraph"/>
        <w:numPr>
          <w:ilvl w:val="0"/>
          <w:numId w:val="65"/>
        </w:numPr>
        <w:rPr>
          <w:lang w:bidi="ar-SY"/>
        </w:rPr>
      </w:pPr>
      <w:r w:rsidRPr="631B9617" w:rsidR="00C673DE">
        <w:rPr>
          <w:lang w:bidi="ar-SY"/>
        </w:rPr>
        <w:t xml:space="preserve">Hazelnut crates </w:t>
      </w:r>
      <w:r w:rsidRPr="631B9617" w:rsidR="6D975B87">
        <w:rPr>
          <w:lang w:bidi="ar-SY"/>
        </w:rPr>
        <w:t>count</w:t>
      </w:r>
      <w:r w:rsidRPr="631B9617" w:rsidR="00C673DE">
        <w:rPr>
          <w:lang w:bidi="ar-SY"/>
        </w:rPr>
        <w:t xml:space="preserve"> should be known in the nest since the nest </w:t>
      </w:r>
      <w:r w:rsidRPr="631B9617" w:rsidR="00C673DE">
        <w:rPr>
          <w:lang w:bidi="ar-SY"/>
        </w:rPr>
        <w:t>can’t</w:t>
      </w:r>
      <w:r w:rsidRPr="631B9617" w:rsidR="00C673DE">
        <w:rPr>
          <w:lang w:bidi="ar-SY"/>
        </w:rPr>
        <w:t xml:space="preserve"> hold more than 6 crates and decide the pantries status if </w:t>
      </w:r>
      <w:r w:rsidRPr="631B9617" w:rsidR="00055B8E">
        <w:rPr>
          <w:lang w:bidi="ar-SY"/>
        </w:rPr>
        <w:t>they are</w:t>
      </w:r>
      <w:r w:rsidRPr="631B9617" w:rsidR="00C673DE">
        <w:rPr>
          <w:lang w:bidi="ar-SY"/>
        </w:rPr>
        <w:t xml:space="preserve"> full or </w:t>
      </w:r>
      <w:r w:rsidRPr="631B9617" w:rsidR="3F4A9767">
        <w:rPr>
          <w:lang w:bidi="ar-SY"/>
        </w:rPr>
        <w:t>have</w:t>
      </w:r>
      <w:r w:rsidRPr="631B9617" w:rsidR="00C673DE">
        <w:rPr>
          <w:lang w:bidi="ar-SY"/>
        </w:rPr>
        <w:t xml:space="preserve"> empty space</w:t>
      </w:r>
      <w:r w:rsidRPr="631B9617" w:rsidR="00055B8E">
        <w:rPr>
          <w:lang w:bidi="ar-SY"/>
        </w:rPr>
        <w:t>s</w:t>
      </w:r>
      <w:r w:rsidRPr="631B9617" w:rsidR="00C673DE">
        <w:rPr>
          <w:lang w:bidi="ar-SY"/>
        </w:rPr>
        <w:t xml:space="preserve"> for </w:t>
      </w:r>
      <w:r w:rsidRPr="631B9617" w:rsidR="00055B8E">
        <w:rPr>
          <w:lang w:bidi="ar-SY"/>
        </w:rPr>
        <w:t>additional</w:t>
      </w:r>
      <w:r w:rsidRPr="631B9617" w:rsidR="00055B8E">
        <w:rPr>
          <w:lang w:bidi="ar-SY"/>
        </w:rPr>
        <w:t xml:space="preserve"> crate. </w:t>
      </w:r>
    </w:p>
    <w:p w:rsidR="00055B8E" w:rsidP="00C673DE" w:rsidRDefault="00055B8E" w14:paraId="137F4279" w14:textId="4A9BED22">
      <w:pPr>
        <w:pStyle w:val="ListParagraph"/>
        <w:numPr>
          <w:ilvl w:val="0"/>
          <w:numId w:val="65"/>
        </w:numPr>
        <w:rPr>
          <w:lang w:bidi="ar-SY"/>
        </w:rPr>
      </w:pPr>
      <w:r>
        <w:rPr>
          <w:lang w:bidi="ar-SY"/>
        </w:rPr>
        <w:t xml:space="preserve">An algorithm is needed to define the best destination -nest or pantries- for each crate outside </w:t>
      </w:r>
      <w:r w:rsidR="00F75458">
        <w:rPr>
          <w:lang w:bidi="ar-SY"/>
        </w:rPr>
        <w:t>those two destinations</w:t>
      </w:r>
      <w:r>
        <w:rPr>
          <w:lang w:bidi="ar-SY"/>
        </w:rPr>
        <w:t xml:space="preserve"> on the playing arena and calculate the cost of gripping and transport each one of them to help the robot be more efficient.</w:t>
      </w:r>
    </w:p>
    <w:p w:rsidR="00CE52A0" w:rsidP="00CE52A0" w:rsidRDefault="00CE52A0" w14:paraId="3AFDA5FD" w14:textId="77777777">
      <w:pPr>
        <w:pStyle w:val="Heading1"/>
        <w:rPr>
          <w:lang w:bidi="ar-SY"/>
        </w:rPr>
      </w:pPr>
      <w:bookmarkStart w:name="_Toc211544760" w:id="7"/>
      <w:r>
        <w:rPr>
          <w:lang w:bidi="ar-SY"/>
        </w:rPr>
        <w:t>System Architecture</w:t>
      </w:r>
      <w:bookmarkEnd w:id="7"/>
      <w:r>
        <w:rPr>
          <w:lang w:bidi="ar-SY"/>
        </w:rPr>
        <w:t xml:space="preserve"> </w:t>
      </w:r>
    </w:p>
    <w:p w:rsidR="00C673DE" w:rsidP="00C673DE" w:rsidRDefault="008B283D" w14:paraId="521CC5FA" w14:textId="7E94A5F5">
      <w:pPr>
        <w:rPr>
          <w:rtl/>
          <w:lang w:bidi="ar-SY"/>
        </w:rPr>
      </w:pPr>
      <w:r w:rsidRPr="008B283D">
        <w:rPr>
          <w:lang w:bidi="ar-SY"/>
        </w:rPr>
        <w:t>The analysis of the information presented in this document demonstrates that an onboard system in a mobile robot is incapable of fulfilling all the stated objectives. Therefore, the implementation of external support systems is necessary to direct the robot towards the most advantageous target through continuous, real-time match analysis and dynamic strategy adaptation.</w:t>
      </w:r>
    </w:p>
    <w:p w:rsidR="00B36A24" w:rsidP="00B36A24" w:rsidRDefault="00B32587" w14:paraId="221E8B16" w14:textId="77777777">
      <w:pPr>
        <w:rPr>
          <w:lang w:bidi="ar-SY"/>
        </w:rPr>
      </w:pPr>
      <w:r w:rsidRPr="00B32587">
        <w:rPr>
          <w:lang w:bidi="ar-SY"/>
        </w:rPr>
        <w:t>This section outlines the foundational architecture of our proposed solution, designed to mitigate the identified challenges and fulfill the system requirements. As illustrated in Diagram 1, the architecture comprises three interconnected primary systems:</w:t>
      </w:r>
    </w:p>
    <w:p w:rsidR="00B32587" w:rsidP="00B32587" w:rsidRDefault="00B32587" w14:paraId="45EF2B6E" w14:textId="2A8742E8">
      <w:pPr>
        <w:pStyle w:val="ListParagraph"/>
        <w:numPr>
          <w:ilvl w:val="0"/>
          <w:numId w:val="66"/>
        </w:numPr>
        <w:rPr>
          <w:lang w:bidi="ar-SY"/>
        </w:rPr>
      </w:pPr>
      <w:r>
        <w:rPr>
          <w:lang w:bidi="ar-SY"/>
        </w:rPr>
        <w:t>Mapping System</w:t>
      </w:r>
    </w:p>
    <w:p w:rsidR="00B32587" w:rsidP="00B32587" w:rsidRDefault="00B32587" w14:paraId="37B0E9AA" w14:textId="0EE75CAD">
      <w:pPr>
        <w:pStyle w:val="ListParagraph"/>
        <w:numPr>
          <w:ilvl w:val="0"/>
          <w:numId w:val="66"/>
        </w:numPr>
        <w:rPr>
          <w:lang w:bidi="ar-SY"/>
        </w:rPr>
      </w:pPr>
      <w:r>
        <w:rPr>
          <w:lang w:bidi="ar-SY"/>
        </w:rPr>
        <w:t>Path Planning System</w:t>
      </w:r>
    </w:p>
    <w:p w:rsidR="00B32587" w:rsidP="00B32587" w:rsidRDefault="00B32587" w14:paraId="5CDB2293" w14:textId="4B91B760">
      <w:pPr>
        <w:pStyle w:val="ListParagraph"/>
        <w:numPr>
          <w:ilvl w:val="0"/>
          <w:numId w:val="66"/>
        </w:numPr>
        <w:rPr>
          <w:lang w:bidi="ar-SY"/>
        </w:rPr>
      </w:pPr>
      <w:r>
        <w:rPr>
          <w:lang w:bidi="ar-SY"/>
        </w:rPr>
        <w:t>Robot Control System</w:t>
      </w:r>
    </w:p>
    <w:p w:rsidR="00B32587" w:rsidP="00B36A24" w:rsidRDefault="00B36A24" w14:paraId="21E99D71" w14:textId="72D3A0AC">
      <w:pPr>
        <w:pStyle w:val="ListParagraph"/>
        <w:numPr>
          <w:ilvl w:val="0"/>
          <w:numId w:val="67"/>
        </w:numPr>
        <w:rPr>
          <w:lang w:bidi="ar-SY"/>
        </w:rPr>
      </w:pPr>
      <w:r>
        <w:rPr>
          <w:lang w:bidi="ar-SY"/>
        </w:rPr>
        <w:t>Localization System</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Change w:author="Karam Dali" w:date="2025-10-16T20:29:21.366Z" w16du:dateUtc="2025-10-16T20:29:21.366Z" w:id="566358331">
          <w:tblPr>
            <w:tblStyle w:val="TableGrid"/>
            <w:tblW w:w="0" w:type="auto"/>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PrChange>
      </w:tblPr>
      <w:tblGrid>
        <w:gridCol w:w="9962"/>
      </w:tblGrid>
      <w:tr w:rsidR="0074335B" w:rsidTr="27957BB8" w14:paraId="2B207E25" w14:textId="77777777">
        <w:trPr>
          <w:trHeight w:val="9543"/>
          <w:trPrChange w:author="Karam Dali" w:date="2025-10-16T20:29:36.569Z" w16du:dateUtc="2025-10-16T20:29:36.569Z" w:id="576632827">
            <w:trPr>
              <w:trHeight w:val="300"/>
            </w:trPr>
          </w:trPrChange>
        </w:trPr>
        <w:tc>
          <w:tcPr>
            <w:tcW w:w="9962" w:type="dxa"/>
            <w:tcBorders>
              <w:top w:val="single" w:color="auto" w:sz="4" w:space="0"/>
              <w:left w:val="single" w:color="auto" w:sz="4" w:space="0"/>
              <w:bottom w:val="single" w:color="auto" w:sz="4" w:space="0"/>
              <w:right w:val="single" w:color="auto" w:sz="4" w:space="0"/>
            </w:tcBorders>
            <w:tcMar/>
            <w:tcPrChange w:author="Karam Dali" w:date="2025-10-16T20:29:21.364Z" w:id="53052013">
              <w:tcPr>
                <w:tcW w:w="9962" w:type="dxa"/>
                <w:tcBorders>
                  <w:top w:val="single" w:color="auto" w:sz="4"/>
                  <w:left w:val="single" w:color="auto" w:sz="4"/>
                  <w:bottom w:val="single" w:color="auto" w:sz="4"/>
                  <w:right w:val="single" w:color="auto" w:sz="4"/>
                </w:tcBorders>
                <w:tcMar/>
              </w:tcPr>
            </w:tcPrChange>
          </w:tcPr>
          <w:p w:rsidR="0074335B" w:rsidP="0074335B" w:rsidRDefault="009611D1" w14:paraId="0EB75ABB" w14:textId="3B824DA6">
            <w:pPr>
              <w:rPr>
                <w:lang w:bidi="ar-SY"/>
              </w:rPr>
            </w:pPr>
            <w:r>
              <w:rPr>
                <w:noProof/>
                <w:lang w:bidi="ar-SY"/>
              </w:rPr>
              <w:lastRenderedPageBreak/>
              <mc:AlternateContent>
                <mc:Choice Requires="wps">
                  <w:drawing>
                    <wp:anchor distT="0" distB="0" distL="114300" distR="114300" simplePos="0" relativeHeight="251685888" behindDoc="0" locked="0" layoutInCell="1" allowOverlap="1" wp14:anchorId="729715B4" wp14:editId="6F398BD7">
                      <wp:simplePos x="0" y="0"/>
                      <wp:positionH relativeFrom="column">
                        <wp:posOffset>1275715</wp:posOffset>
                      </wp:positionH>
                      <wp:positionV relativeFrom="paragraph">
                        <wp:posOffset>2832100</wp:posOffset>
                      </wp:positionV>
                      <wp:extent cx="190500" cy="548640"/>
                      <wp:effectExtent l="19050" t="0" r="19050" b="41910"/>
                      <wp:wrapNone/>
                      <wp:docPr id="68" name="Arrow: Up 68"/>
                      <wp:cNvGraphicFramePr/>
                      <a:graphic xmlns:a="http://schemas.openxmlformats.org/drawingml/2006/main">
                        <a:graphicData uri="http://schemas.microsoft.com/office/word/2010/wordprocessingShape">
                          <wps:wsp>
                            <wps:cNvSpPr/>
                            <wps:spPr>
                              <a:xfrm rot="10800000">
                                <a:off x="0" y="0"/>
                                <a:ext cx="190500" cy="54864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68" coordsize="21600,21600" o:spt="68" adj="5400,5400" path="m0@0l@1@0@1,21600@2,21600@2@0,21600@0,10800,xe" w14:anchorId="7BE944FC">
                      <v:stroke joinstyle="miter"/>
                      <v:formulas>
                        <v:f eqn="val #0"/>
                        <v:f eqn="val #1"/>
                        <v:f eqn="sum 21600 0 #1"/>
                        <v:f eqn="prod #0 #1 10800"/>
                        <v:f eqn="sum #0 0 @3"/>
                      </v:formulas>
                      <v:path textboxrect="@1,@4,@2,21600" o:connecttype="custom" o:connectlocs="10800,0;0,@0;10800,21600;21600,@0" o:connectangles="270,180,90,0"/>
                      <v:handles>
                        <v:h position="#1,#0" xrange="0,10800" yrange="0,21600"/>
                      </v:handles>
                    </v:shapetype>
                    <v:shape id="Arrow: Up 68" style="position:absolute;margin-left:100.45pt;margin-top:223pt;width:15pt;height:43.2pt;rotation:180;z-index:2516858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72c4 [3204]" strokecolor="#1f3763 [1604]" strokeweight="1pt" type="#_x0000_t68" adj="3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"/>
                  </w:pict>
                </mc:Fallback>
              </mc:AlternateContent>
            </w:r>
            <w:r>
              <w:rPr>
                <w:noProof/>
                <w:lang w:bidi="ar-SY"/>
              </w:rPr>
              <mc:AlternateContent>
                <mc:Choice Requires="wps">
                  <w:drawing>
                    <wp:anchor distT="0" distB="0" distL="114300" distR="114300" simplePos="0" relativeHeight="251687936" behindDoc="0" locked="0" layoutInCell="1" allowOverlap="1" wp14:anchorId="651A85E7" wp14:editId="10E9A031">
                      <wp:simplePos x="0" y="0"/>
                      <wp:positionH relativeFrom="column">
                        <wp:posOffset>1487170</wp:posOffset>
                      </wp:positionH>
                      <wp:positionV relativeFrom="paragraph">
                        <wp:posOffset>2820035</wp:posOffset>
                      </wp:positionV>
                      <wp:extent cx="190500" cy="548640"/>
                      <wp:effectExtent l="19050" t="19050" r="38100" b="22860"/>
                      <wp:wrapNone/>
                      <wp:docPr id="69" name="Arrow: Up 69"/>
                      <wp:cNvGraphicFramePr/>
                      <a:graphic xmlns:a="http://schemas.openxmlformats.org/drawingml/2006/main">
                        <a:graphicData uri="http://schemas.microsoft.com/office/word/2010/wordprocessingShape">
                          <wps:wsp>
                            <wps:cNvSpPr/>
                            <wps:spPr>
                              <a:xfrm>
                                <a:off x="0" y="0"/>
                                <a:ext cx="190500" cy="54864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Arrow: Up 69" style="position:absolute;margin-left:117.1pt;margin-top:222.05pt;width:15pt;height:43.2pt;z-index:2516879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72c4 [3204]" strokecolor="#1f3763 [1604]" strokeweight="1pt" type="#_x0000_t68" adj="3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" w14:anchorId="7E9F31DB"/>
                  </w:pict>
                </mc:Fallback>
              </mc:AlternateContent>
            </w:r>
            <w:r w:rsidR="00D112F5">
              <w:rPr>
                <w:noProof/>
                <w:lang w:bidi="ar-SY"/>
              </w:rPr>
              <mc:AlternateContent>
                <mc:Choice Requires="wpg">
                  <w:drawing>
                    <wp:anchor distT="0" distB="0" distL="114300" distR="114300" simplePos="0" relativeHeight="251656192" behindDoc="0" locked="0" layoutInCell="1" allowOverlap="1" wp14:anchorId="045B49DB" wp14:editId="3380033A">
                      <wp:simplePos x="0" y="0"/>
                      <wp:positionH relativeFrom="column">
                        <wp:posOffset>-6985</wp:posOffset>
                      </wp:positionH>
                      <wp:positionV relativeFrom="paragraph">
                        <wp:posOffset>96520</wp:posOffset>
                      </wp:positionV>
                      <wp:extent cx="2987040" cy="2613660"/>
                      <wp:effectExtent l="0" t="0" r="22860" b="15240"/>
                      <wp:wrapNone/>
                      <wp:docPr id="34" name="Group 34"/>
                      <wp:cNvGraphicFramePr/>
                      <a:graphic xmlns:a="http://schemas.openxmlformats.org/drawingml/2006/main">
                        <a:graphicData uri="http://schemas.microsoft.com/office/word/2010/wordprocessingGroup">
                          <wpg:wgp>
                            <wpg:cNvGrpSpPr/>
                            <wpg:grpSpPr>
                              <a:xfrm>
                                <a:off x="0" y="0"/>
                                <a:ext cx="2987040" cy="2613660"/>
                                <a:chOff x="0" y="0"/>
                                <a:chExt cx="3398520" cy="2308860"/>
                              </a:xfrm>
                            </wpg:grpSpPr>
                            <wps:wsp>
                              <wps:cNvPr id="30" name="Rectangle 30"/>
                              <wps:cNvSpPr/>
                              <wps:spPr>
                                <a:xfrm>
                                  <a:off x="0" y="0"/>
                                  <a:ext cx="3398520" cy="2308860"/>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txbx>
                                <w:txbxContent>
                                  <w:p w:rsidR="00CE52A0" w:rsidP="00CE52A0" w:rsidRDefault="00CE52A0" w14:paraId="0C6EF1B6" w14:textId="77777777">
                                    <w:pPr>
                                      <w:jc w:val="center"/>
                                    </w:pPr>
                                  </w:p>
                                  <w:p w:rsidR="00CE52A0" w:rsidP="00CE52A0" w:rsidRDefault="00CE52A0" w14:paraId="5F73E03D" w14:textId="77777777">
                                    <w:pPr>
                                      <w:jc w:val="center"/>
                                    </w:pPr>
                                  </w:p>
                                  <w:p w:rsidR="00CE52A0" w:rsidP="00CE52A0" w:rsidRDefault="00CE52A0" w14:paraId="61ABA0B2" w14:textId="77777777">
                                    <w:pPr>
                                      <w:jc w:val="center"/>
                                    </w:pPr>
                                  </w:p>
                                  <w:p w:rsidR="00CE52A0" w:rsidP="00CE52A0" w:rsidRDefault="00CE52A0" w14:paraId="1D121F96" w14:textId="77777777">
                                    <w:pPr>
                                      <w:jc w:val="center"/>
                                    </w:pPr>
                                  </w:p>
                                  <w:p w:rsidR="00CE52A0" w:rsidP="00CE52A0" w:rsidRDefault="00CE52A0" w14:paraId="082304F9" w14:textId="77777777">
                                    <w:pPr>
                                      <w:jc w:val="center"/>
                                    </w:pPr>
                                  </w:p>
                                  <w:p w:rsidR="00CE52A0" w:rsidP="00CE52A0" w:rsidRDefault="00CE52A0" w14:paraId="20E12D47" w14:textId="77777777">
                                    <w:pPr>
                                      <w:jc w:val="center"/>
                                    </w:pPr>
                                  </w:p>
                                  <w:p w:rsidR="00CE52A0" w:rsidP="00CE52A0" w:rsidRDefault="00CE52A0" w14:paraId="0C0B1289" w14:textId="77777777">
                                    <w:pPr>
                                      <w:jc w:val="center"/>
                                    </w:pPr>
                                  </w:p>
                                  <w:p w:rsidR="00A50EE7" w:rsidP="00CE52A0" w:rsidRDefault="00A50EE7" w14:paraId="39FBD0F2" w14:textId="77777777">
                                    <w:pPr>
                                      <w:jc w:val="center"/>
                                      <w:rPr>
                                        <w:b/>
                                        <w:bCs/>
                                        <w:sz w:val="24"/>
                                        <w:szCs w:val="24"/>
                                      </w:rPr>
                                    </w:pPr>
                                  </w:p>
                                  <w:p w:rsidRPr="00CE52A0" w:rsidR="00CE52A0" w:rsidP="00CE52A0" w:rsidRDefault="00CE52A0" w14:paraId="52D37B21" w14:textId="2B7170A9">
                                    <w:pPr>
                                      <w:jc w:val="center"/>
                                      <w:rPr>
                                        <w:b/>
                                        <w:bCs/>
                                        <w:sz w:val="24"/>
                                        <w:szCs w:val="24"/>
                                      </w:rPr>
                                    </w:pPr>
                                    <w:r w:rsidRPr="00CE52A0">
                                      <w:rPr>
                                        <w:b/>
                                        <w:bCs/>
                                        <w:sz w:val="24"/>
                                        <w:szCs w:val="24"/>
                                      </w:rPr>
                                      <w:t xml:space="preserve">Mapping System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3" name="Group 33"/>
                              <wpg:cNvGrpSpPr/>
                              <wpg:grpSpPr>
                                <a:xfrm>
                                  <a:off x="1828800" y="76200"/>
                                  <a:ext cx="1478280" cy="1924811"/>
                                  <a:chOff x="0" y="0"/>
                                  <a:chExt cx="1478280" cy="1924811"/>
                                </a:xfrm>
                              </wpg:grpSpPr>
                              <wps:wsp>
                                <wps:cNvPr id="29" name="Rectangle 29"/>
                                <wps:cNvSpPr/>
                                <wps:spPr>
                                  <a:xfrm>
                                    <a:off x="0" y="0"/>
                                    <a:ext cx="1478280" cy="192481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E52A0" w:rsidP="00CE52A0" w:rsidRDefault="00CE52A0" w14:paraId="6576A491" w14:textId="77777777">
                                      <w:pPr>
                                        <w:jc w:val="center"/>
                                      </w:pPr>
                                    </w:p>
                                    <w:p w:rsidR="00CE52A0" w:rsidP="00CE52A0" w:rsidRDefault="00CE52A0" w14:paraId="13943DDF" w14:textId="77777777">
                                      <w:pPr>
                                        <w:jc w:val="center"/>
                                      </w:pPr>
                                    </w:p>
                                    <w:p w:rsidR="00CE52A0" w:rsidP="00CE52A0" w:rsidRDefault="00CE52A0" w14:paraId="39165CC5" w14:textId="77777777">
                                      <w:pPr>
                                        <w:jc w:val="center"/>
                                      </w:pPr>
                                    </w:p>
                                    <w:p w:rsidR="00CE52A0" w:rsidP="00CE52A0" w:rsidRDefault="00CE52A0" w14:paraId="29F1B35B" w14:textId="77777777"/>
                                    <w:p w:rsidR="00A50EE7" w:rsidP="00CE52A0" w:rsidRDefault="00A50EE7" w14:paraId="1143C20D" w14:textId="77777777">
                                      <w:pPr>
                                        <w:jc w:val="center"/>
                                        <w:rPr>
                                          <w:b/>
                                          <w:bCs/>
                                          <w:sz w:val="24"/>
                                          <w:szCs w:val="24"/>
                                        </w:rPr>
                                      </w:pPr>
                                    </w:p>
                                    <w:p w:rsidRPr="00CE52A0" w:rsidR="00CE52A0" w:rsidP="00CE52A0" w:rsidRDefault="00CE52A0" w14:paraId="387A6FF8" w14:textId="1349CCD5">
                                      <w:pPr>
                                        <w:jc w:val="center"/>
                                        <w:rPr>
                                          <w:b/>
                                          <w:bCs/>
                                          <w:sz w:val="24"/>
                                          <w:szCs w:val="24"/>
                                        </w:rPr>
                                      </w:pPr>
                                      <w:r w:rsidRPr="00CE52A0">
                                        <w:rPr>
                                          <w:b/>
                                          <w:bCs/>
                                          <w:sz w:val="24"/>
                                          <w:szCs w:val="24"/>
                                        </w:rPr>
                                        <w:t>Localization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53340" y="106680"/>
                                    <a:ext cx="1379220" cy="472440"/>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74335B" w:rsidP="0074335B" w:rsidRDefault="00CE52A0" w14:paraId="23A7E39C" w14:textId="5C80F995">
                                      <w:pPr>
                                        <w:jc w:val="center"/>
                                      </w:pPr>
                                      <w:r>
                                        <w:t xml:space="preserve">Robot location Estimator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83820" y="670560"/>
                                    <a:ext cx="1316990" cy="632460"/>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74335B" w:rsidP="0074335B" w:rsidRDefault="00CE52A0" w14:paraId="06A9340F" w14:textId="2CF8C92A">
                                      <w:pPr>
                                        <w:jc w:val="center"/>
                                      </w:pPr>
                                      <w:r>
                                        <w:t>Opposite Team’s Robot Location Estimator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2" name="Group 32"/>
                              <wpg:cNvGrpSpPr/>
                              <wpg:grpSpPr>
                                <a:xfrm>
                                  <a:off x="76200" y="83820"/>
                                  <a:ext cx="1478280" cy="1619217"/>
                                  <a:chOff x="0" y="0"/>
                                  <a:chExt cx="1478280" cy="1619217"/>
                                </a:xfrm>
                              </wpg:grpSpPr>
                              <wps:wsp>
                                <wps:cNvPr id="10" name="Rectangle 10"/>
                                <wps:cNvSpPr/>
                                <wps:spPr>
                                  <a:xfrm>
                                    <a:off x="0" y="0"/>
                                    <a:ext cx="1478280" cy="161921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4335B" w:rsidP="0074335B" w:rsidRDefault="0074335B" w14:paraId="2366180A" w14:textId="199BC1D5">
                                      <w:pPr>
                                        <w:jc w:val="center"/>
                                      </w:pPr>
                                    </w:p>
                                    <w:p w:rsidR="0074335B" w:rsidP="0074335B" w:rsidRDefault="0074335B" w14:paraId="0767C779" w14:textId="335C1E30">
                                      <w:pPr>
                                        <w:jc w:val="center"/>
                                      </w:pPr>
                                    </w:p>
                                    <w:p w:rsidR="0074335B" w:rsidP="0074335B" w:rsidRDefault="0074335B" w14:paraId="6FFED7E0" w14:textId="7AA17706">
                                      <w:pPr>
                                        <w:jc w:val="center"/>
                                      </w:pPr>
                                    </w:p>
                                    <w:p w:rsidR="0074335B" w:rsidP="00F07C47" w:rsidRDefault="0074335B" w14:paraId="1F601F23" w14:textId="19EF5119"/>
                                    <w:p w:rsidR="00A50EE7" w:rsidP="00F07C47" w:rsidRDefault="00A50EE7" w14:paraId="600D49EC" w14:textId="77777777">
                                      <w:pPr>
                                        <w:jc w:val="center"/>
                                        <w:rPr>
                                          <w:b/>
                                          <w:bCs/>
                                          <w:sz w:val="24"/>
                                          <w:szCs w:val="24"/>
                                        </w:rPr>
                                      </w:pPr>
                                    </w:p>
                                    <w:p w:rsidRPr="00F07C47" w:rsidR="00F07C47" w:rsidP="00F07C47" w:rsidRDefault="001E1ECA" w14:paraId="3C269CED" w14:textId="3B44F8E5">
                                      <w:pPr>
                                        <w:jc w:val="center"/>
                                        <w:rPr>
                                          <w:b/>
                                          <w:bCs/>
                                          <w:sz w:val="24"/>
                                          <w:szCs w:val="24"/>
                                        </w:rPr>
                                      </w:pPr>
                                      <w:r>
                                        <w:rPr>
                                          <w:b/>
                                          <w:bCs/>
                                          <w:sz w:val="24"/>
                                          <w:szCs w:val="24"/>
                                        </w:rPr>
                                        <w:t>Radar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76200" y="647700"/>
                                    <a:ext cx="1316990" cy="502920"/>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1E1ECA" w:rsidP="001E1ECA" w:rsidRDefault="001E1ECA" w14:paraId="4B74DABF" w14:textId="051C3D93">
                                      <w:pPr>
                                        <w:jc w:val="center"/>
                                      </w:pPr>
                                      <w:r>
                                        <w:t>Crates Status Defining System</w:t>
                                      </w:r>
                                    </w:p>
                                    <w:p w:rsidR="0074335B" w:rsidP="001E1ECA" w:rsidRDefault="0074335B" w14:paraId="757634E2" w14:textId="61A2E36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28"/>
                                <wps:cNvSpPr/>
                                <wps:spPr>
                                  <a:xfrm>
                                    <a:off x="76200" y="83820"/>
                                    <a:ext cx="1317116" cy="502920"/>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1E1ECA" w:rsidP="001E1ECA" w:rsidRDefault="001E1ECA" w14:paraId="6F4C9580" w14:textId="204CB895">
                                      <w:pPr>
                                        <w:jc w:val="center"/>
                                      </w:pPr>
                                      <w:r>
                                        <w:t>Crates Detection System</w:t>
                                      </w:r>
                                    </w:p>
                                    <w:p w:rsidR="001E1ECA" w:rsidP="001E1ECA" w:rsidRDefault="001E1ECA" w14:paraId="681038FF"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id="Group 34" style="position:absolute;margin-left:-.55pt;margin-top:7.6pt;width:235.2pt;height:205.8pt;z-index:251656192;mso-width-relative:margin;mso-height-relative:margin" coordsize="33985,23088" o:spid="_x0000_s1026" w14:anchorId="045B49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">
                      <v:rect id="Rectangle 30" style="position:absolute;width:33985;height:23088;visibility:visible;mso-wrap-style:square;v-text-anchor:middle" o:spid="_x0000_s1027" fillcolor="#002060" strokecolor="#1f3763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">
                        <v:textbox>
                          <w:txbxContent>
                            <w:p w:rsidR="00CE52A0" w:rsidP="00CE52A0" w:rsidRDefault="00CE52A0" w14:paraId="0C6EF1B6" w14:textId="77777777">
                              <w:pPr>
                                <w:jc w:val="center"/>
                              </w:pPr>
                            </w:p>
                            <w:p w:rsidR="00CE52A0" w:rsidP="00CE52A0" w:rsidRDefault="00CE52A0" w14:paraId="5F73E03D" w14:textId="77777777">
                              <w:pPr>
                                <w:jc w:val="center"/>
                              </w:pPr>
                            </w:p>
                            <w:p w:rsidR="00CE52A0" w:rsidP="00CE52A0" w:rsidRDefault="00CE52A0" w14:paraId="61ABA0B2" w14:textId="77777777">
                              <w:pPr>
                                <w:jc w:val="center"/>
                              </w:pPr>
                            </w:p>
                            <w:p w:rsidR="00CE52A0" w:rsidP="00CE52A0" w:rsidRDefault="00CE52A0" w14:paraId="1D121F96" w14:textId="77777777">
                              <w:pPr>
                                <w:jc w:val="center"/>
                              </w:pPr>
                            </w:p>
                            <w:p w:rsidR="00CE52A0" w:rsidP="00CE52A0" w:rsidRDefault="00CE52A0" w14:paraId="082304F9" w14:textId="77777777">
                              <w:pPr>
                                <w:jc w:val="center"/>
                              </w:pPr>
                            </w:p>
                            <w:p w:rsidR="00CE52A0" w:rsidP="00CE52A0" w:rsidRDefault="00CE52A0" w14:paraId="20E12D47" w14:textId="77777777">
                              <w:pPr>
                                <w:jc w:val="center"/>
                              </w:pPr>
                            </w:p>
                            <w:p w:rsidR="00CE52A0" w:rsidP="00CE52A0" w:rsidRDefault="00CE52A0" w14:paraId="0C0B1289" w14:textId="77777777">
                              <w:pPr>
                                <w:jc w:val="center"/>
                              </w:pPr>
                            </w:p>
                            <w:p w:rsidR="00A50EE7" w:rsidP="00CE52A0" w:rsidRDefault="00A50EE7" w14:paraId="39FBD0F2" w14:textId="77777777">
                              <w:pPr>
                                <w:jc w:val="center"/>
                                <w:rPr>
                                  <w:b/>
                                  <w:bCs/>
                                  <w:sz w:val="24"/>
                                  <w:szCs w:val="24"/>
                                </w:rPr>
                              </w:pPr>
                            </w:p>
                            <w:p w:rsidRPr="00CE52A0" w:rsidR="00CE52A0" w:rsidP="00CE52A0" w:rsidRDefault="00CE52A0" w14:paraId="52D37B21" w14:textId="2B7170A9">
                              <w:pPr>
                                <w:jc w:val="center"/>
                                <w:rPr>
                                  <w:b/>
                                  <w:bCs/>
                                  <w:sz w:val="24"/>
                                  <w:szCs w:val="24"/>
                                </w:rPr>
                              </w:pPr>
                              <w:r w:rsidRPr="00CE52A0">
                                <w:rPr>
                                  <w:b/>
                                  <w:bCs/>
                                  <w:sz w:val="24"/>
                                  <w:szCs w:val="24"/>
                                </w:rPr>
                                <w:t xml:space="preserve">Mapping System </w:t>
                              </w:r>
                            </w:p>
                          </w:txbxContent>
                        </v:textbox>
                      </v:rect>
                      <v:group id="Group 33" style="position:absolute;left:18288;top:762;width:14782;height:19248" coordsize="14782,1924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ect id="Rectangle 29" style="position:absolute;width:14782;height:19248;visibility:visible;mso-wrap-style:square;v-text-anchor:middle" o:spid="_x0000_s1029" fillcolor="#4472c4 [3204]" strokecolor="#1f3763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">
                          <v:textbox>
                            <w:txbxContent>
                              <w:p w:rsidR="00CE52A0" w:rsidP="00CE52A0" w:rsidRDefault="00CE52A0" w14:paraId="6576A491" w14:textId="77777777">
                                <w:pPr>
                                  <w:jc w:val="center"/>
                                </w:pPr>
                              </w:p>
                              <w:p w:rsidR="00CE52A0" w:rsidP="00CE52A0" w:rsidRDefault="00CE52A0" w14:paraId="13943DDF" w14:textId="77777777">
                                <w:pPr>
                                  <w:jc w:val="center"/>
                                </w:pPr>
                              </w:p>
                              <w:p w:rsidR="00CE52A0" w:rsidP="00CE52A0" w:rsidRDefault="00CE52A0" w14:paraId="39165CC5" w14:textId="77777777">
                                <w:pPr>
                                  <w:jc w:val="center"/>
                                </w:pPr>
                              </w:p>
                              <w:p w:rsidR="00CE52A0" w:rsidP="00CE52A0" w:rsidRDefault="00CE52A0" w14:paraId="29F1B35B" w14:textId="77777777"/>
                              <w:p w:rsidR="00A50EE7" w:rsidP="00CE52A0" w:rsidRDefault="00A50EE7" w14:paraId="1143C20D" w14:textId="77777777">
                                <w:pPr>
                                  <w:jc w:val="center"/>
                                  <w:rPr>
                                    <w:b/>
                                    <w:bCs/>
                                    <w:sz w:val="24"/>
                                    <w:szCs w:val="24"/>
                                  </w:rPr>
                                </w:pPr>
                              </w:p>
                              <w:p w:rsidRPr="00CE52A0" w:rsidR="00CE52A0" w:rsidP="00CE52A0" w:rsidRDefault="00CE52A0" w14:paraId="387A6FF8" w14:textId="1349CCD5">
                                <w:pPr>
                                  <w:jc w:val="center"/>
                                  <w:rPr>
                                    <w:b/>
                                    <w:bCs/>
                                    <w:sz w:val="24"/>
                                    <w:szCs w:val="24"/>
                                  </w:rPr>
                                </w:pPr>
                                <w:r w:rsidRPr="00CE52A0">
                                  <w:rPr>
                                    <w:b/>
                                    <w:bCs/>
                                    <w:sz w:val="24"/>
                                    <w:szCs w:val="24"/>
                                  </w:rPr>
                                  <w:t>Localization System</w:t>
                                </w:r>
                              </w:p>
                            </w:txbxContent>
                          </v:textbox>
                        </v:rect>
                        <v:rect id="Rectangle 8" style="position:absolute;left:533;top:1066;width:13792;height:4725;visibility:visible;mso-wrap-style:square;v-text-anchor:middle" o:spid="_x0000_s1030" fillcolor="#f4b083 [1941]" strokecolor="#1f3763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">
                          <v:textbox>
                            <w:txbxContent>
                              <w:p w:rsidR="0074335B" w:rsidP="0074335B" w:rsidRDefault="00CE52A0" w14:paraId="23A7E39C" w14:textId="5C80F995">
                                <w:pPr>
                                  <w:jc w:val="center"/>
                                </w:pPr>
                                <w:r>
                                  <w:t xml:space="preserve">Robot location Estimator  </w:t>
                                </w:r>
                              </w:p>
                            </w:txbxContent>
                          </v:textbox>
                        </v:rect>
                        <v:rect id="Rectangle 12" style="position:absolute;left:838;top:6705;width:13170;height:6325;visibility:visible;mso-wrap-style:square;v-text-anchor:middle" o:spid="_x0000_s1031" fillcolor="#f4b083 [1941]" strokecolor="#1f3763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">
                          <v:textbox>
                            <w:txbxContent>
                              <w:p w:rsidR="0074335B" w:rsidP="0074335B" w:rsidRDefault="00CE52A0" w14:paraId="06A9340F" w14:textId="2CF8C92A">
                                <w:pPr>
                                  <w:jc w:val="center"/>
                                </w:pPr>
                                <w:r>
                                  <w:t>Opposite Team’s Robot Location Estimator</w:t>
                                </w:r>
                              </w:p>
                            </w:txbxContent>
                          </v:textbox>
                        </v:rect>
                      </v:group>
                      <v:group id="Group 32" style="position:absolute;left:762;top:838;width:14782;height:16192" coordsize="14782,16192" o:spid="_x0000_s1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10" style="position:absolute;width:14782;height:16192;visibility:visible;mso-wrap-style:square;v-text-anchor:middle" o:spid="_x0000_s1033" fillcolor="#4472c4 [3204]" strokecolor="#1f3763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">
                          <v:textbox>
                            <w:txbxContent>
                              <w:p w:rsidR="0074335B" w:rsidP="0074335B" w:rsidRDefault="0074335B" w14:paraId="2366180A" w14:textId="199BC1D5">
                                <w:pPr>
                                  <w:jc w:val="center"/>
                                </w:pPr>
                              </w:p>
                              <w:p w:rsidR="0074335B" w:rsidP="0074335B" w:rsidRDefault="0074335B" w14:paraId="0767C779" w14:textId="335C1E30">
                                <w:pPr>
                                  <w:jc w:val="center"/>
                                </w:pPr>
                              </w:p>
                              <w:p w:rsidR="0074335B" w:rsidP="0074335B" w:rsidRDefault="0074335B" w14:paraId="6FFED7E0" w14:textId="7AA17706">
                                <w:pPr>
                                  <w:jc w:val="center"/>
                                </w:pPr>
                              </w:p>
                              <w:p w:rsidR="0074335B" w:rsidP="00F07C47" w:rsidRDefault="0074335B" w14:paraId="1F601F23" w14:textId="19EF5119"/>
                              <w:p w:rsidR="00A50EE7" w:rsidP="00F07C47" w:rsidRDefault="00A50EE7" w14:paraId="600D49EC" w14:textId="77777777">
                                <w:pPr>
                                  <w:jc w:val="center"/>
                                  <w:rPr>
                                    <w:b/>
                                    <w:bCs/>
                                    <w:sz w:val="24"/>
                                    <w:szCs w:val="24"/>
                                  </w:rPr>
                                </w:pPr>
                              </w:p>
                              <w:p w:rsidRPr="00F07C47" w:rsidR="00F07C47" w:rsidP="00F07C47" w:rsidRDefault="001E1ECA" w14:paraId="3C269CED" w14:textId="3B44F8E5">
                                <w:pPr>
                                  <w:jc w:val="center"/>
                                  <w:rPr>
                                    <w:b/>
                                    <w:bCs/>
                                    <w:sz w:val="24"/>
                                    <w:szCs w:val="24"/>
                                  </w:rPr>
                                </w:pPr>
                                <w:r>
                                  <w:rPr>
                                    <w:b/>
                                    <w:bCs/>
                                    <w:sz w:val="24"/>
                                    <w:szCs w:val="24"/>
                                  </w:rPr>
                                  <w:t>Radar System</w:t>
                                </w:r>
                              </w:p>
                            </w:txbxContent>
                          </v:textbox>
                        </v:rect>
                        <v:rect id="Rectangle 7" style="position:absolute;left:762;top:6477;width:13169;height:5029;visibility:visible;mso-wrap-style:square;v-text-anchor:middle" o:spid="_x0000_s1034" fillcolor="#f4b083 [1941]" strokecolor="#1f3763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">
                          <v:textbox>
                            <w:txbxContent>
                              <w:p w:rsidR="001E1ECA" w:rsidP="001E1ECA" w:rsidRDefault="001E1ECA" w14:paraId="4B74DABF" w14:textId="051C3D93">
                                <w:pPr>
                                  <w:jc w:val="center"/>
                                </w:pPr>
                                <w:r>
                                  <w:t>Crates Status Defining System</w:t>
                                </w:r>
                              </w:p>
                              <w:p w:rsidR="0074335B" w:rsidP="001E1ECA" w:rsidRDefault="0074335B" w14:paraId="757634E2" w14:textId="61A2E36B">
                                <w:pPr>
                                  <w:jc w:val="center"/>
                                </w:pPr>
                              </w:p>
                            </w:txbxContent>
                          </v:textbox>
                        </v:rect>
                        <v:rect id="Rectangle 28" style="position:absolute;left:762;top:838;width:13171;height:5029;visibility:visible;mso-wrap-style:square;v-text-anchor:middle" o:spid="_x0000_s1035" fillcolor="#f4b083 [1941]" strokecolor="#1f3763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">
                          <v:textbox>
                            <w:txbxContent>
                              <w:p w:rsidR="001E1ECA" w:rsidP="001E1ECA" w:rsidRDefault="001E1ECA" w14:paraId="6F4C9580" w14:textId="204CB895">
                                <w:pPr>
                                  <w:jc w:val="center"/>
                                </w:pPr>
                                <w:r>
                                  <w:t>Crates Detection System</w:t>
                                </w:r>
                              </w:p>
                              <w:p w:rsidR="001E1ECA" w:rsidP="001E1ECA" w:rsidRDefault="001E1ECA" w14:paraId="681038FF" w14:textId="77777777">
                                <w:pPr>
                                  <w:jc w:val="center"/>
                                </w:pPr>
                              </w:p>
                            </w:txbxContent>
                          </v:textbox>
                        </v:rect>
                      </v:group>
                    </v:group>
                  </w:pict>
                </mc:Fallback>
              </mc:AlternateContent>
            </w:r>
            <w:r w:rsidR="00B57ED4">
              <w:rPr>
                <w:noProof/>
                <w:lang w:bidi="ar-SY"/>
              </w:rPr>
              <mc:AlternateContent>
                <mc:Choice Requires="wpg">
                  <w:drawing>
                    <wp:anchor distT="0" distB="0" distL="114300" distR="114300" simplePos="0" relativeHeight="251684864" behindDoc="0" locked="0" layoutInCell="1" allowOverlap="1" wp14:anchorId="2931D78A" wp14:editId="4993DCF2">
                      <wp:simplePos x="0" y="0"/>
                      <wp:positionH relativeFrom="column">
                        <wp:posOffset>3216274</wp:posOffset>
                      </wp:positionH>
                      <wp:positionV relativeFrom="paragraph">
                        <wp:posOffset>3716020</wp:posOffset>
                      </wp:positionV>
                      <wp:extent cx="1036320" cy="392430"/>
                      <wp:effectExtent l="0" t="133350" r="0" b="140970"/>
                      <wp:wrapNone/>
                      <wp:docPr id="65" name="Group 65"/>
                      <wp:cNvGraphicFramePr/>
                      <a:graphic xmlns:a="http://schemas.openxmlformats.org/drawingml/2006/main">
                        <a:graphicData uri="http://schemas.microsoft.com/office/word/2010/wordprocessingGroup">
                          <wpg:wgp>
                            <wpg:cNvGrpSpPr/>
                            <wpg:grpSpPr>
                              <a:xfrm flipH="1">
                                <a:off x="0" y="0"/>
                                <a:ext cx="1036320" cy="392430"/>
                                <a:chOff x="0" y="0"/>
                                <a:chExt cx="941070" cy="392430"/>
                              </a:xfrm>
                            </wpg:grpSpPr>
                            <wps:wsp>
                              <wps:cNvPr id="66" name="Arrow: Right 66"/>
                              <wps:cNvSpPr/>
                              <wps:spPr>
                                <a:xfrm rot="1166585">
                                  <a:off x="57150" y="0"/>
                                  <a:ext cx="883920" cy="19812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Arrow: Right 67"/>
                              <wps:cNvSpPr/>
                              <wps:spPr>
                                <a:xfrm rot="12007973">
                                  <a:off x="0" y="194310"/>
                                  <a:ext cx="883920" cy="19812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id="Group 65" style="position:absolute;margin-left:253.25pt;margin-top:292.6pt;width:81.6pt;height:30.9pt;flip:x;z-index:251684864;mso-width-relative:margin" coordsize="9410,3924" o:spid="_x0000_s1026" w14:anchorId="540B4A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rrow: Right 66" style="position:absolute;left:571;width:8839;height:1981;rotation:1274222fd;visibility:visible;mso-wrap-style:square;v-text-anchor:middle" o:spid="_x0000_s1027" fillcolor="#4472c4 [3204]" strokecolor="#1f3763 [1604]" strokeweight="1pt" type="#_x0000_t13" adj="1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"/>
                      <v:shape id="Arrow: Right 67" style="position:absolute;top:1943;width:8839;height:1981;rotation:-10477051fd;visibility:visible;mso-wrap-style:square;v-text-anchor:middle" o:spid="_x0000_s1028" fillcolor="#4472c4 [3204]" strokecolor="#1f3763 [1604]" strokeweight="1pt" type="#_x0000_t13" adj="1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"/>
                    </v:group>
                  </w:pict>
                </mc:Fallback>
              </mc:AlternateContent>
            </w:r>
            <w:r w:rsidR="00B57ED4">
              <w:rPr>
                <w:noProof/>
                <w:lang w:bidi="ar-SY"/>
              </w:rPr>
              <mc:AlternateContent>
                <mc:Choice Requires="wpg">
                  <w:drawing>
                    <wp:anchor distT="0" distB="0" distL="114300" distR="114300" simplePos="0" relativeHeight="251658240" behindDoc="0" locked="0" layoutInCell="1" allowOverlap="1" wp14:anchorId="01338257" wp14:editId="7E7700E0">
                      <wp:simplePos x="0" y="0"/>
                      <wp:positionH relativeFrom="margin">
                        <wp:posOffset>4397375</wp:posOffset>
                      </wp:positionH>
                      <wp:positionV relativeFrom="paragraph">
                        <wp:posOffset>1928765</wp:posOffset>
                      </wp:positionV>
                      <wp:extent cx="1463040" cy="2141220"/>
                      <wp:effectExtent l="0" t="0" r="22860" b="11430"/>
                      <wp:wrapNone/>
                      <wp:docPr id="35" name="Group 35"/>
                      <wp:cNvGraphicFramePr/>
                      <a:graphic xmlns:a="http://schemas.openxmlformats.org/drawingml/2006/main">
                        <a:graphicData uri="http://schemas.microsoft.com/office/word/2010/wordprocessingGroup">
                          <wpg:wgp>
                            <wpg:cNvGrpSpPr/>
                            <wpg:grpSpPr>
                              <a:xfrm>
                                <a:off x="0" y="0"/>
                                <a:ext cx="1463040" cy="2141220"/>
                                <a:chOff x="0" y="0"/>
                                <a:chExt cx="1664581" cy="1891515"/>
                              </a:xfrm>
                            </wpg:grpSpPr>
                            <wps:wsp>
                              <wps:cNvPr id="36" name="Rectangle 36"/>
                              <wps:cNvSpPr/>
                              <wps:spPr>
                                <a:xfrm>
                                  <a:off x="0" y="0"/>
                                  <a:ext cx="1664581" cy="1891515"/>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txbx>
                                <w:txbxContent>
                                  <w:p w:rsidR="00A50EE7" w:rsidP="00A50EE7" w:rsidRDefault="00A50EE7" w14:paraId="17B3BAE5" w14:textId="77777777">
                                    <w:pPr>
                                      <w:jc w:val="center"/>
                                    </w:pPr>
                                  </w:p>
                                  <w:p w:rsidR="00A50EE7" w:rsidP="00A50EE7" w:rsidRDefault="00A50EE7" w14:paraId="6515AB6C" w14:textId="77777777">
                                    <w:pPr>
                                      <w:jc w:val="center"/>
                                    </w:pPr>
                                  </w:p>
                                  <w:p w:rsidR="00A50EE7" w:rsidP="00A50EE7" w:rsidRDefault="00A50EE7" w14:paraId="0B5E2BF9" w14:textId="77777777">
                                    <w:pPr>
                                      <w:jc w:val="center"/>
                                    </w:pPr>
                                  </w:p>
                                  <w:p w:rsidR="00A50EE7" w:rsidP="00A50EE7" w:rsidRDefault="00A50EE7" w14:paraId="36C9ABDA" w14:textId="77777777">
                                    <w:pPr>
                                      <w:jc w:val="center"/>
                                    </w:pPr>
                                  </w:p>
                                  <w:p w:rsidR="00546998" w:rsidP="00546998" w:rsidRDefault="00546998" w14:paraId="63B48463" w14:textId="77777777">
                                    <w:pPr>
                                      <w:jc w:val="center"/>
                                      <w:rPr>
                                        <w:b/>
                                        <w:bCs/>
                                        <w:sz w:val="24"/>
                                        <w:szCs w:val="24"/>
                                        <w:rtl/>
                                      </w:rPr>
                                    </w:pPr>
                                  </w:p>
                                  <w:p w:rsidRPr="00CE52A0" w:rsidR="00A50EE7" w:rsidP="00546998" w:rsidRDefault="00546998" w14:paraId="3EAA6A48" w14:textId="480E67EA">
                                    <w:pPr>
                                      <w:jc w:val="center"/>
                                      <w:rPr>
                                        <w:b/>
                                        <w:bCs/>
                                        <w:sz w:val="24"/>
                                        <w:szCs w:val="24"/>
                                        <w:lang w:bidi="ar-SY"/>
                                      </w:rPr>
                                    </w:pPr>
                                    <w:r>
                                      <w:rPr>
                                        <w:b/>
                                        <w:bCs/>
                                        <w:sz w:val="24"/>
                                        <w:szCs w:val="24"/>
                                        <w:lang w:bidi="ar-SY"/>
                                      </w:rPr>
                                      <w:t>Path Planning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 name="Group 41"/>
                              <wpg:cNvGrpSpPr/>
                              <wpg:grpSpPr>
                                <a:xfrm>
                                  <a:off x="76200" y="83820"/>
                                  <a:ext cx="1478280" cy="1248992"/>
                                  <a:chOff x="0" y="0"/>
                                  <a:chExt cx="1478280" cy="1248992"/>
                                </a:xfrm>
                              </wpg:grpSpPr>
                              <wps:wsp>
                                <wps:cNvPr id="42" name="Rectangle 42"/>
                                <wps:cNvSpPr/>
                                <wps:spPr>
                                  <a:xfrm>
                                    <a:off x="0" y="0"/>
                                    <a:ext cx="1478280" cy="124899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50EE7" w:rsidP="00A50EE7" w:rsidRDefault="00A50EE7" w14:paraId="585D9DE8" w14:textId="77777777">
                                      <w:pPr>
                                        <w:jc w:val="center"/>
                                      </w:pPr>
                                    </w:p>
                                    <w:p w:rsidR="00A50EE7" w:rsidP="00A50EE7" w:rsidRDefault="00A50EE7" w14:paraId="1A7FB390" w14:textId="77777777">
                                      <w:pPr>
                                        <w:jc w:val="center"/>
                                      </w:pPr>
                                    </w:p>
                                    <w:p w:rsidR="00A50EE7" w:rsidP="00A50EE7" w:rsidRDefault="00A50EE7" w14:paraId="30184C77" w14:textId="77777777">
                                      <w:pPr>
                                        <w:jc w:val="center"/>
                                      </w:pPr>
                                    </w:p>
                                    <w:p w:rsidR="00A50EE7" w:rsidP="00A50EE7" w:rsidRDefault="00A50EE7" w14:paraId="2F3A5111" w14:textId="77777777"/>
                                    <w:p w:rsidR="00A50EE7" w:rsidP="00A50EE7" w:rsidRDefault="00A50EE7" w14:paraId="6B44B8DD" w14:textId="77777777">
                                      <w:pPr>
                                        <w:jc w:val="center"/>
                                        <w:rPr>
                                          <w:b/>
                                          <w:bCs/>
                                          <w:sz w:val="24"/>
                                          <w:szCs w:val="24"/>
                                        </w:rPr>
                                      </w:pPr>
                                    </w:p>
                                    <w:p w:rsidRPr="00F07C47" w:rsidR="00A50EE7" w:rsidP="00A50EE7" w:rsidRDefault="00A50EE7" w14:paraId="4674DF42" w14:textId="03FCE507">
                                      <w:pPr>
                                        <w:jc w:val="center"/>
                                        <w:rPr>
                                          <w:b/>
                                          <w:bCs/>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Rectangle 43"/>
                                <wps:cNvSpPr/>
                                <wps:spPr>
                                  <a:xfrm>
                                    <a:off x="76200" y="647700"/>
                                    <a:ext cx="1316990" cy="502920"/>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A50EE7" w:rsidP="00A50EE7" w:rsidRDefault="0004779D" w14:paraId="0BEBFF14" w14:textId="1E2D2E0A">
                                      <w:pPr>
                                        <w:jc w:val="center"/>
                                      </w:pPr>
                                      <w:r>
                                        <w:t>Path Planning Algorithm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ctangle 44"/>
                                <wps:cNvSpPr/>
                                <wps:spPr>
                                  <a:xfrm>
                                    <a:off x="76200" y="83820"/>
                                    <a:ext cx="1317116" cy="502920"/>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A50EE7" w:rsidP="00A50EE7" w:rsidRDefault="00A50EE7" w14:paraId="7DBB3D8C" w14:textId="22FA1CC7">
                                      <w:pPr>
                                        <w:jc w:val="center"/>
                                      </w:pPr>
                                      <w:r>
                                        <w:t>Target Cost Estimator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id="Group 35" style="position:absolute;margin-left:346.25pt;margin-top:151.85pt;width:115.2pt;height:168.6pt;z-index:251658240;mso-position-horizontal-relative:margin;mso-width-relative:margin;mso-height-relative:margin" coordsize="16645,18915" o:spid="_x0000_s1036" w14:anchorId="01338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">
                      <v:rect id="Rectangle 36" style="position:absolute;width:16645;height:18915;visibility:visible;mso-wrap-style:square;v-text-anchor:middle" o:spid="_x0000_s1037" fillcolor="#002060" strokecolor="#1f3763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">
                        <v:textbox>
                          <w:txbxContent>
                            <w:p w:rsidR="00A50EE7" w:rsidP="00A50EE7" w:rsidRDefault="00A50EE7" w14:paraId="17B3BAE5" w14:textId="77777777">
                              <w:pPr>
                                <w:jc w:val="center"/>
                              </w:pPr>
                            </w:p>
                            <w:p w:rsidR="00A50EE7" w:rsidP="00A50EE7" w:rsidRDefault="00A50EE7" w14:paraId="6515AB6C" w14:textId="77777777">
                              <w:pPr>
                                <w:jc w:val="center"/>
                              </w:pPr>
                            </w:p>
                            <w:p w:rsidR="00A50EE7" w:rsidP="00A50EE7" w:rsidRDefault="00A50EE7" w14:paraId="0B5E2BF9" w14:textId="77777777">
                              <w:pPr>
                                <w:jc w:val="center"/>
                              </w:pPr>
                            </w:p>
                            <w:p w:rsidR="00A50EE7" w:rsidP="00A50EE7" w:rsidRDefault="00A50EE7" w14:paraId="36C9ABDA" w14:textId="77777777">
                              <w:pPr>
                                <w:jc w:val="center"/>
                              </w:pPr>
                            </w:p>
                            <w:p w:rsidR="00546998" w:rsidP="00546998" w:rsidRDefault="00546998" w14:paraId="63B48463" w14:textId="77777777">
                              <w:pPr>
                                <w:jc w:val="center"/>
                                <w:rPr>
                                  <w:b/>
                                  <w:bCs/>
                                  <w:sz w:val="24"/>
                                  <w:szCs w:val="24"/>
                                  <w:rtl/>
                                </w:rPr>
                              </w:pPr>
                            </w:p>
                            <w:p w:rsidRPr="00CE52A0" w:rsidR="00A50EE7" w:rsidP="00546998" w:rsidRDefault="00546998" w14:paraId="3EAA6A48" w14:textId="480E67EA">
                              <w:pPr>
                                <w:jc w:val="center"/>
                                <w:rPr>
                                  <w:b/>
                                  <w:bCs/>
                                  <w:sz w:val="24"/>
                                  <w:szCs w:val="24"/>
                                  <w:lang w:bidi="ar-SY"/>
                                </w:rPr>
                              </w:pPr>
                              <w:r>
                                <w:rPr>
                                  <w:b/>
                                  <w:bCs/>
                                  <w:sz w:val="24"/>
                                  <w:szCs w:val="24"/>
                                  <w:lang w:bidi="ar-SY"/>
                                </w:rPr>
                                <w:t>Path Planning System</w:t>
                              </w:r>
                            </w:p>
                          </w:txbxContent>
                        </v:textbox>
                      </v:rect>
                      <v:group id="Group 41" style="position:absolute;left:762;top:838;width:14782;height:12490" coordsize="14782,12489" o:spid="_x0000_s1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Rectangle 42" style="position:absolute;width:14782;height:12489;visibility:visible;mso-wrap-style:square;v-text-anchor:middle" o:spid="_x0000_s1039" fillcolor="#4472c4 [3204]" strokecolor="#1f3763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">
                          <v:textbox>
                            <w:txbxContent>
                              <w:p w:rsidR="00A50EE7" w:rsidP="00A50EE7" w:rsidRDefault="00A50EE7" w14:paraId="585D9DE8" w14:textId="77777777">
                                <w:pPr>
                                  <w:jc w:val="center"/>
                                </w:pPr>
                              </w:p>
                              <w:p w:rsidR="00A50EE7" w:rsidP="00A50EE7" w:rsidRDefault="00A50EE7" w14:paraId="1A7FB390" w14:textId="77777777">
                                <w:pPr>
                                  <w:jc w:val="center"/>
                                </w:pPr>
                              </w:p>
                              <w:p w:rsidR="00A50EE7" w:rsidP="00A50EE7" w:rsidRDefault="00A50EE7" w14:paraId="30184C77" w14:textId="77777777">
                                <w:pPr>
                                  <w:jc w:val="center"/>
                                </w:pPr>
                              </w:p>
                              <w:p w:rsidR="00A50EE7" w:rsidP="00A50EE7" w:rsidRDefault="00A50EE7" w14:paraId="2F3A5111" w14:textId="77777777"/>
                              <w:p w:rsidR="00A50EE7" w:rsidP="00A50EE7" w:rsidRDefault="00A50EE7" w14:paraId="6B44B8DD" w14:textId="77777777">
                                <w:pPr>
                                  <w:jc w:val="center"/>
                                  <w:rPr>
                                    <w:b/>
                                    <w:bCs/>
                                    <w:sz w:val="24"/>
                                    <w:szCs w:val="24"/>
                                  </w:rPr>
                                </w:pPr>
                              </w:p>
                              <w:p w:rsidRPr="00F07C47" w:rsidR="00A50EE7" w:rsidP="00A50EE7" w:rsidRDefault="00A50EE7" w14:paraId="4674DF42" w14:textId="03FCE507">
                                <w:pPr>
                                  <w:jc w:val="center"/>
                                  <w:rPr>
                                    <w:b/>
                                    <w:bCs/>
                                    <w:sz w:val="24"/>
                                    <w:szCs w:val="24"/>
                                  </w:rPr>
                                </w:pPr>
                              </w:p>
                            </w:txbxContent>
                          </v:textbox>
                        </v:rect>
                        <v:rect id="Rectangle 43" style="position:absolute;left:762;top:6477;width:13169;height:5029;visibility:visible;mso-wrap-style:square;v-text-anchor:middle" o:spid="_x0000_s1040" fillcolor="#f4b083 [1941]" strokecolor="#1f3763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">
                          <v:textbox>
                            <w:txbxContent>
                              <w:p w:rsidR="00A50EE7" w:rsidP="00A50EE7" w:rsidRDefault="0004779D" w14:paraId="0BEBFF14" w14:textId="1E2D2E0A">
                                <w:pPr>
                                  <w:jc w:val="center"/>
                                </w:pPr>
                                <w:r>
                                  <w:t>Path Planning Algorithm</w:t>
                                </w:r>
                              </w:p>
                            </w:txbxContent>
                          </v:textbox>
                        </v:rect>
                        <v:rect id="Rectangle 44" style="position:absolute;left:762;top:838;width:13171;height:5029;visibility:visible;mso-wrap-style:square;v-text-anchor:middle" o:spid="_x0000_s1041" fillcolor="#f4b083 [1941]" strokecolor="#1f3763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">
                          <v:textbox>
                            <w:txbxContent>
                              <w:p w:rsidR="00A50EE7" w:rsidP="00A50EE7" w:rsidRDefault="00A50EE7" w14:paraId="7DBB3D8C" w14:textId="22FA1CC7">
                                <w:pPr>
                                  <w:jc w:val="center"/>
                                </w:pPr>
                                <w:r>
                                  <w:t>Target Cost Estimator</w:t>
                                </w:r>
                              </w:p>
                            </w:txbxContent>
                          </v:textbox>
                        </v:rect>
                      </v:group>
                      <w10:wrap anchorx="margin"/>
                    </v:group>
                  </w:pict>
                </mc:Fallback>
              </mc:AlternateContent>
            </w:r>
            <w:r w:rsidR="00B57ED4">
              <w:rPr>
                <w:noProof/>
                <w:lang w:bidi="ar-SY"/>
              </w:rPr>
              <mc:AlternateContent>
                <mc:Choice Requires="wpg">
                  <w:drawing>
                    <wp:anchor distT="0" distB="0" distL="114300" distR="114300" simplePos="0" relativeHeight="251678720" behindDoc="0" locked="0" layoutInCell="1" allowOverlap="1" wp14:anchorId="4C69B99A" wp14:editId="63A83B50">
                      <wp:simplePos x="0" y="0"/>
                      <wp:positionH relativeFrom="column">
                        <wp:posOffset>3147695</wp:posOffset>
                      </wp:positionH>
                      <wp:positionV relativeFrom="paragraph">
                        <wp:posOffset>1849120</wp:posOffset>
                      </wp:positionV>
                      <wp:extent cx="941070" cy="392430"/>
                      <wp:effectExtent l="0" t="114300" r="0" b="121920"/>
                      <wp:wrapNone/>
                      <wp:docPr id="64" name="Group 64"/>
                      <wp:cNvGraphicFramePr/>
                      <a:graphic xmlns:a="http://schemas.openxmlformats.org/drawingml/2006/main">
                        <a:graphicData uri="http://schemas.microsoft.com/office/word/2010/wordprocessingGroup">
                          <wpg:wgp>
                            <wpg:cNvGrpSpPr/>
                            <wpg:grpSpPr>
                              <a:xfrm>
                                <a:off x="0" y="0"/>
                                <a:ext cx="941070" cy="392430"/>
                                <a:chOff x="0" y="0"/>
                                <a:chExt cx="941070" cy="392430"/>
                              </a:xfrm>
                            </wpg:grpSpPr>
                            <wps:wsp>
                              <wps:cNvPr id="54" name="Arrow: Right 54"/>
                              <wps:cNvSpPr/>
                              <wps:spPr>
                                <a:xfrm rot="1166585">
                                  <a:off x="57150" y="0"/>
                                  <a:ext cx="883920" cy="19812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Arrow: Right 56"/>
                              <wps:cNvSpPr/>
                              <wps:spPr>
                                <a:xfrm rot="12007973">
                                  <a:off x="0" y="194310"/>
                                  <a:ext cx="883920" cy="19812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64" style="position:absolute;margin-left:247.85pt;margin-top:145.6pt;width:74.1pt;height:30.9pt;z-index:251678720" coordsize="9410,3924" o:spid="_x0000_s1026" w14:anchorId="55179A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">
                      <v:shape id="Arrow: Right 54" style="position:absolute;left:571;width:8839;height:1981;rotation:1274222fd;visibility:visible;mso-wrap-style:square;v-text-anchor:middle" o:spid="_x0000_s1027" fillcolor="#4472c4 [3204]" strokecolor="#1f3763 [1604]" strokeweight="1pt" type="#_x0000_t13" adj="1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"/>
                      <v:shape id="Arrow: Right 56" style="position:absolute;top:1943;width:8839;height:1981;rotation:-10477051fd;visibility:visible;mso-wrap-style:square;v-text-anchor:middle" o:spid="_x0000_s1028" fillcolor="#4472c4 [3204]" strokecolor="#1f3763 [1604]" strokeweight="1pt" type="#_x0000_t13" adj="1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"/>
                    </v:group>
                  </w:pict>
                </mc:Fallback>
              </mc:AlternateContent>
            </w:r>
            <w:r w:rsidR="00B57ED4">
              <w:rPr>
                <w:noProof/>
                <w:lang w:bidi="ar-SY"/>
              </w:rPr>
              <mc:AlternateContent>
                <mc:Choice Requires="wpg">
                  <w:drawing>
                    <wp:anchor distT="0" distB="0" distL="114300" distR="114300" simplePos="0" relativeHeight="251682816" behindDoc="0" locked="0" layoutInCell="1" allowOverlap="1" wp14:anchorId="6F1EFB76" wp14:editId="3303B855">
                      <wp:simplePos x="0" y="0"/>
                      <wp:positionH relativeFrom="column">
                        <wp:posOffset>1616075</wp:posOffset>
                      </wp:positionH>
                      <wp:positionV relativeFrom="paragraph">
                        <wp:posOffset>3616960</wp:posOffset>
                      </wp:positionV>
                      <wp:extent cx="1299210" cy="1912620"/>
                      <wp:effectExtent l="0" t="0" r="15240" b="11430"/>
                      <wp:wrapNone/>
                      <wp:docPr id="58" name="Group 58"/>
                      <wp:cNvGraphicFramePr/>
                      <a:graphic xmlns:a="http://schemas.openxmlformats.org/drawingml/2006/main">
                        <a:graphicData uri="http://schemas.microsoft.com/office/word/2010/wordprocessingGroup">
                          <wpg:wgp>
                            <wpg:cNvGrpSpPr/>
                            <wpg:grpSpPr>
                              <a:xfrm>
                                <a:off x="0" y="0"/>
                                <a:ext cx="1299210" cy="1912620"/>
                                <a:chOff x="0" y="0"/>
                                <a:chExt cx="1299210" cy="1760220"/>
                              </a:xfrm>
                            </wpg:grpSpPr>
                            <wps:wsp>
                              <wps:cNvPr id="59" name="Rectangle 59"/>
                              <wps:cNvSpPr/>
                              <wps:spPr>
                                <a:xfrm>
                                  <a:off x="0" y="0"/>
                                  <a:ext cx="1299210" cy="17602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57ED4" w:rsidP="00B57ED4" w:rsidRDefault="00B57ED4" w14:paraId="38B4785F" w14:textId="77777777">
                                    <w:pPr>
                                      <w:jc w:val="center"/>
                                    </w:pPr>
                                  </w:p>
                                  <w:p w:rsidR="00B57ED4" w:rsidP="00B57ED4" w:rsidRDefault="00B57ED4" w14:paraId="7E7AB53E" w14:textId="77777777">
                                    <w:pPr>
                                      <w:jc w:val="center"/>
                                    </w:pPr>
                                  </w:p>
                                  <w:p w:rsidR="00B57ED4" w:rsidP="00B57ED4" w:rsidRDefault="00B57ED4" w14:paraId="4487F878" w14:textId="77777777">
                                    <w:pPr>
                                      <w:jc w:val="center"/>
                                    </w:pPr>
                                  </w:p>
                                  <w:p w:rsidR="00B57ED4" w:rsidP="00B57ED4" w:rsidRDefault="00B57ED4" w14:paraId="2F53F1A1" w14:textId="77777777"/>
                                  <w:p w:rsidR="00B57ED4" w:rsidP="00B57ED4" w:rsidRDefault="00B57ED4" w14:paraId="426985C1" w14:textId="77777777">
                                    <w:pPr>
                                      <w:jc w:val="center"/>
                                      <w:rPr>
                                        <w:b/>
                                        <w:bCs/>
                                        <w:sz w:val="24"/>
                                        <w:szCs w:val="24"/>
                                      </w:rPr>
                                    </w:pPr>
                                  </w:p>
                                  <w:p w:rsidRPr="00F07C47" w:rsidR="00B57ED4" w:rsidP="00B57ED4" w:rsidRDefault="00B57ED4" w14:paraId="653D15E7" w14:textId="529DAF20">
                                    <w:pPr>
                                      <w:jc w:val="center"/>
                                      <w:rPr>
                                        <w:b/>
                                        <w:bCs/>
                                        <w:sz w:val="24"/>
                                        <w:szCs w:val="24"/>
                                      </w:rPr>
                                    </w:pPr>
                                    <w:r>
                                      <w:rPr>
                                        <w:b/>
                                        <w:bCs/>
                                        <w:sz w:val="24"/>
                                        <w:szCs w:val="24"/>
                                      </w:rPr>
                                      <w:t>Main Frame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Rectangle 60"/>
                              <wps:cNvSpPr/>
                              <wps:spPr>
                                <a:xfrm>
                                  <a:off x="68580" y="91441"/>
                                  <a:ext cx="1157592" cy="609842"/>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B57ED4" w:rsidP="00B57ED4" w:rsidRDefault="00B57ED4" w14:paraId="24C812A5" w14:textId="77777777">
                                    <w:pPr>
                                      <w:jc w:val="center"/>
                                    </w:pPr>
                                    <w:r>
                                      <w:t>Robot Main Frame Control System</w:t>
                                    </w:r>
                                  </w:p>
                                  <w:p w:rsidR="00B57ED4" w:rsidP="00B57ED4" w:rsidRDefault="00B57ED4" w14:paraId="373CEB9A"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Rectangle 61"/>
                              <wps:cNvSpPr/>
                              <wps:spPr>
                                <a:xfrm>
                                  <a:off x="83820" y="776571"/>
                                  <a:ext cx="1157592" cy="440526"/>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B57ED4" w:rsidP="00B57ED4" w:rsidRDefault="00B57ED4" w14:paraId="565E541D" w14:textId="43692C2F">
                                    <w:pPr>
                                      <w:jc w:val="center"/>
                                    </w:pPr>
                                    <w:r>
                                      <w:t>Robot Main Frame Mechanic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id="Group 58" style="position:absolute;margin-left:127.25pt;margin-top:284.8pt;width:102.3pt;height:150.6pt;z-index:251682816;mso-height-relative:margin" coordsize="12992,17602" o:spid="_x0000_s1042" w14:anchorId="6F1EFB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">
                      <v:rect id="Rectangle 59" style="position:absolute;width:12992;height:17602;visibility:visible;mso-wrap-style:square;v-text-anchor:middle" o:spid="_x0000_s1043" fillcolor="#4472c4 [3204]" strokecolor="#1f3763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">
                        <v:textbox>
                          <w:txbxContent>
                            <w:p w:rsidR="00B57ED4" w:rsidP="00B57ED4" w:rsidRDefault="00B57ED4" w14:paraId="38B4785F" w14:textId="77777777">
                              <w:pPr>
                                <w:jc w:val="center"/>
                              </w:pPr>
                            </w:p>
                            <w:p w:rsidR="00B57ED4" w:rsidP="00B57ED4" w:rsidRDefault="00B57ED4" w14:paraId="7E7AB53E" w14:textId="77777777">
                              <w:pPr>
                                <w:jc w:val="center"/>
                              </w:pPr>
                            </w:p>
                            <w:p w:rsidR="00B57ED4" w:rsidP="00B57ED4" w:rsidRDefault="00B57ED4" w14:paraId="4487F878" w14:textId="77777777">
                              <w:pPr>
                                <w:jc w:val="center"/>
                              </w:pPr>
                            </w:p>
                            <w:p w:rsidR="00B57ED4" w:rsidP="00B57ED4" w:rsidRDefault="00B57ED4" w14:paraId="2F53F1A1" w14:textId="77777777"/>
                            <w:p w:rsidR="00B57ED4" w:rsidP="00B57ED4" w:rsidRDefault="00B57ED4" w14:paraId="426985C1" w14:textId="77777777">
                              <w:pPr>
                                <w:jc w:val="center"/>
                                <w:rPr>
                                  <w:b/>
                                  <w:bCs/>
                                  <w:sz w:val="24"/>
                                  <w:szCs w:val="24"/>
                                </w:rPr>
                              </w:pPr>
                            </w:p>
                            <w:p w:rsidRPr="00F07C47" w:rsidR="00B57ED4" w:rsidP="00B57ED4" w:rsidRDefault="00B57ED4" w14:paraId="653D15E7" w14:textId="529DAF20">
                              <w:pPr>
                                <w:jc w:val="center"/>
                                <w:rPr>
                                  <w:b/>
                                  <w:bCs/>
                                  <w:sz w:val="24"/>
                                  <w:szCs w:val="24"/>
                                </w:rPr>
                              </w:pPr>
                              <w:r>
                                <w:rPr>
                                  <w:b/>
                                  <w:bCs/>
                                  <w:sz w:val="24"/>
                                  <w:szCs w:val="24"/>
                                </w:rPr>
                                <w:t>Main Frame System</w:t>
                              </w:r>
                            </w:p>
                          </w:txbxContent>
                        </v:textbox>
                      </v:rect>
                      <v:rect id="Rectangle 60" style="position:absolute;left:685;top:914;width:11576;height:6098;visibility:visible;mso-wrap-style:square;v-text-anchor:middle" o:spid="_x0000_s1044" fillcolor="#f4b083 [1941]" strokecolor="#1f3763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">
                        <v:textbox>
                          <w:txbxContent>
                            <w:p w:rsidR="00B57ED4" w:rsidP="00B57ED4" w:rsidRDefault="00B57ED4" w14:paraId="24C812A5" w14:textId="77777777">
                              <w:pPr>
                                <w:jc w:val="center"/>
                              </w:pPr>
                              <w:r>
                                <w:t>Robot Main Frame Control System</w:t>
                              </w:r>
                            </w:p>
                            <w:p w:rsidR="00B57ED4" w:rsidP="00B57ED4" w:rsidRDefault="00B57ED4" w14:paraId="373CEB9A" w14:textId="77777777">
                              <w:pPr>
                                <w:jc w:val="center"/>
                              </w:pPr>
                            </w:p>
                          </w:txbxContent>
                        </v:textbox>
                      </v:rect>
                      <v:rect id="Rectangle 61" style="position:absolute;left:838;top:7765;width:11576;height:4405;visibility:visible;mso-wrap-style:square;v-text-anchor:middle" o:spid="_x0000_s1045" fillcolor="#f4b083 [1941]" strokecolor="#1f3763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">
                        <v:textbox>
                          <w:txbxContent>
                            <w:p w:rsidR="00B57ED4" w:rsidP="00B57ED4" w:rsidRDefault="00B57ED4" w14:paraId="565E541D" w14:textId="43692C2F">
                              <w:pPr>
                                <w:jc w:val="center"/>
                              </w:pPr>
                              <w:r>
                                <w:t>Robot Main Frame Mechanic</w:t>
                              </w:r>
                            </w:p>
                          </w:txbxContent>
                        </v:textbox>
                      </v:rect>
                    </v:group>
                  </w:pict>
                </mc:Fallback>
              </mc:AlternateContent>
            </w:r>
            <w:r w:rsidR="00B57ED4">
              <w:rPr>
                <w:noProof/>
                <w:lang w:bidi="ar-SY"/>
              </w:rPr>
              <mc:AlternateContent>
                <mc:Choice Requires="wps">
                  <w:drawing>
                    <wp:anchor distT="0" distB="0" distL="114300" distR="114300" simplePos="0" relativeHeight="251670528" behindDoc="0" locked="0" layoutInCell="1" allowOverlap="1" wp14:anchorId="0A6B74E0" wp14:editId="30C36B46">
                      <wp:simplePos x="0" y="0"/>
                      <wp:positionH relativeFrom="column">
                        <wp:posOffset>635</wp:posOffset>
                      </wp:positionH>
                      <wp:positionV relativeFrom="paragraph">
                        <wp:posOffset>3525520</wp:posOffset>
                      </wp:positionV>
                      <wp:extent cx="3017520" cy="2484120"/>
                      <wp:effectExtent l="0" t="0" r="11430" b="11430"/>
                      <wp:wrapNone/>
                      <wp:docPr id="46" name="Rectangle 46"/>
                      <wp:cNvGraphicFramePr/>
                      <a:graphic xmlns:a="http://schemas.openxmlformats.org/drawingml/2006/main">
                        <a:graphicData uri="http://schemas.microsoft.com/office/word/2010/wordprocessingShape">
                          <wps:wsp>
                            <wps:cNvSpPr/>
                            <wps:spPr>
                              <a:xfrm>
                                <a:off x="0" y="0"/>
                                <a:ext cx="3017520" cy="2484120"/>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txbx>
                              <w:txbxContent>
                                <w:p w:rsidR="00FE216A" w:rsidP="00FE216A" w:rsidRDefault="00FE216A" w14:paraId="0713952A" w14:textId="77777777">
                                  <w:pPr>
                                    <w:jc w:val="center"/>
                                  </w:pPr>
                                </w:p>
                                <w:p w:rsidR="00FE216A" w:rsidP="00FE216A" w:rsidRDefault="00FE216A" w14:paraId="154E1F49" w14:textId="77777777">
                                  <w:pPr>
                                    <w:jc w:val="center"/>
                                  </w:pPr>
                                </w:p>
                                <w:p w:rsidR="00FE216A" w:rsidP="00FE216A" w:rsidRDefault="00FE216A" w14:paraId="711301BE" w14:textId="77777777">
                                  <w:pPr>
                                    <w:jc w:val="center"/>
                                  </w:pPr>
                                </w:p>
                                <w:p w:rsidR="00FE216A" w:rsidP="00FE216A" w:rsidRDefault="00FE216A" w14:paraId="0136C825" w14:textId="77777777">
                                  <w:pPr>
                                    <w:jc w:val="center"/>
                                  </w:pPr>
                                </w:p>
                                <w:p w:rsidR="00FE216A" w:rsidP="00FE216A" w:rsidRDefault="00FE216A" w14:paraId="2DA8D922" w14:textId="77777777">
                                  <w:pPr>
                                    <w:jc w:val="center"/>
                                    <w:rPr>
                                      <w:b/>
                                      <w:bCs/>
                                      <w:sz w:val="24"/>
                                      <w:szCs w:val="24"/>
                                      <w:rtl/>
                                    </w:rPr>
                                  </w:pPr>
                                </w:p>
                                <w:p w:rsidR="009004AE" w:rsidP="00FE216A" w:rsidRDefault="009004AE" w14:paraId="6E17E4B2" w14:textId="77777777">
                                  <w:pPr>
                                    <w:jc w:val="center"/>
                                    <w:rPr>
                                      <w:b/>
                                      <w:bCs/>
                                      <w:sz w:val="24"/>
                                      <w:szCs w:val="24"/>
                                      <w:lang w:bidi="ar-SY"/>
                                    </w:rPr>
                                  </w:pPr>
                                </w:p>
                                <w:p w:rsidR="00B57ED4" w:rsidP="00FE216A" w:rsidRDefault="00B57ED4" w14:paraId="1FC8622F" w14:textId="77777777">
                                  <w:pPr>
                                    <w:jc w:val="center"/>
                                    <w:rPr>
                                      <w:b/>
                                      <w:bCs/>
                                      <w:sz w:val="24"/>
                                      <w:szCs w:val="24"/>
                                      <w:lang w:bidi="ar-SY"/>
                                    </w:rPr>
                                  </w:pPr>
                                </w:p>
                                <w:p w:rsidRPr="00CE52A0" w:rsidR="00FE216A" w:rsidP="00FE216A" w:rsidRDefault="009004AE" w14:paraId="419EAED7" w14:textId="648D677F">
                                  <w:pPr>
                                    <w:jc w:val="center"/>
                                    <w:rPr>
                                      <w:b/>
                                      <w:bCs/>
                                      <w:sz w:val="24"/>
                                      <w:szCs w:val="24"/>
                                      <w:lang w:bidi="ar-SY"/>
                                    </w:rPr>
                                  </w:pPr>
                                  <w:r>
                                    <w:rPr>
                                      <w:b/>
                                      <w:bCs/>
                                      <w:sz w:val="24"/>
                                      <w:szCs w:val="24"/>
                                      <w:lang w:bidi="ar-SY"/>
                                    </w:rPr>
                                    <w:t xml:space="preserve">Robot </w:t>
                                  </w:r>
                                  <w:r w:rsidR="00B57ED4">
                                    <w:rPr>
                                      <w:b/>
                                      <w:bCs/>
                                      <w:sz w:val="24"/>
                                      <w:szCs w:val="24"/>
                                      <w:lang w:bidi="ar-SY"/>
                                    </w:rPr>
                                    <w:t>Control</w:t>
                                  </w:r>
                                  <w:r w:rsidR="00FE216A">
                                    <w:rPr>
                                      <w:b/>
                                      <w:bCs/>
                                      <w:sz w:val="24"/>
                                      <w:szCs w:val="24"/>
                                      <w:lang w:bidi="ar-SY"/>
                                    </w:rPr>
                                    <w:t xml:space="preserv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6" style="position:absolute;margin-left:.05pt;margin-top:277.6pt;width:237.6pt;height:195.6pt;z-index:251670528;visibility:visible;mso-wrap-style:square;mso-wrap-distance-left:9pt;mso-wrap-distance-top:0;mso-wrap-distance-right:9pt;mso-wrap-distance-bottom:0;mso-position-horizontal:absolute;mso-position-horizontal-relative:text;mso-position-vertical:absolute;mso-position-vertical-relative:text;v-text-anchor:middle" o:spid="_x0000_s1046" fillcolor="#002060" strokecolor="#1f3763 [1604]" strokeweight="1pt" w14:anchorId="0A6B74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">
                      <v:textbox>
                        <w:txbxContent>
                          <w:p w:rsidR="00FE216A" w:rsidP="00FE216A" w:rsidRDefault="00FE216A" w14:paraId="0713952A" w14:textId="77777777">
                            <w:pPr>
                              <w:jc w:val="center"/>
                            </w:pPr>
                          </w:p>
                          <w:p w:rsidR="00FE216A" w:rsidP="00FE216A" w:rsidRDefault="00FE216A" w14:paraId="154E1F49" w14:textId="77777777">
                            <w:pPr>
                              <w:jc w:val="center"/>
                            </w:pPr>
                          </w:p>
                          <w:p w:rsidR="00FE216A" w:rsidP="00FE216A" w:rsidRDefault="00FE216A" w14:paraId="711301BE" w14:textId="77777777">
                            <w:pPr>
                              <w:jc w:val="center"/>
                            </w:pPr>
                          </w:p>
                          <w:p w:rsidR="00FE216A" w:rsidP="00FE216A" w:rsidRDefault="00FE216A" w14:paraId="0136C825" w14:textId="77777777">
                            <w:pPr>
                              <w:jc w:val="center"/>
                            </w:pPr>
                          </w:p>
                          <w:p w:rsidR="00FE216A" w:rsidP="00FE216A" w:rsidRDefault="00FE216A" w14:paraId="2DA8D922" w14:textId="77777777">
                            <w:pPr>
                              <w:jc w:val="center"/>
                              <w:rPr>
                                <w:b/>
                                <w:bCs/>
                                <w:sz w:val="24"/>
                                <w:szCs w:val="24"/>
                                <w:rtl/>
                              </w:rPr>
                            </w:pPr>
                          </w:p>
                          <w:p w:rsidR="009004AE" w:rsidP="00FE216A" w:rsidRDefault="009004AE" w14:paraId="6E17E4B2" w14:textId="77777777">
                            <w:pPr>
                              <w:jc w:val="center"/>
                              <w:rPr>
                                <w:b/>
                                <w:bCs/>
                                <w:sz w:val="24"/>
                                <w:szCs w:val="24"/>
                                <w:lang w:bidi="ar-SY"/>
                              </w:rPr>
                            </w:pPr>
                          </w:p>
                          <w:p w:rsidR="00B57ED4" w:rsidP="00FE216A" w:rsidRDefault="00B57ED4" w14:paraId="1FC8622F" w14:textId="77777777">
                            <w:pPr>
                              <w:jc w:val="center"/>
                              <w:rPr>
                                <w:b/>
                                <w:bCs/>
                                <w:sz w:val="24"/>
                                <w:szCs w:val="24"/>
                                <w:lang w:bidi="ar-SY"/>
                              </w:rPr>
                            </w:pPr>
                          </w:p>
                          <w:p w:rsidRPr="00CE52A0" w:rsidR="00FE216A" w:rsidP="00FE216A" w:rsidRDefault="009004AE" w14:paraId="419EAED7" w14:textId="648D677F">
                            <w:pPr>
                              <w:jc w:val="center"/>
                              <w:rPr>
                                <w:b/>
                                <w:bCs/>
                                <w:sz w:val="24"/>
                                <w:szCs w:val="24"/>
                                <w:lang w:bidi="ar-SY"/>
                              </w:rPr>
                            </w:pPr>
                            <w:r>
                              <w:rPr>
                                <w:b/>
                                <w:bCs/>
                                <w:sz w:val="24"/>
                                <w:szCs w:val="24"/>
                                <w:lang w:bidi="ar-SY"/>
                              </w:rPr>
                              <w:t xml:space="preserve">Robot </w:t>
                            </w:r>
                            <w:r w:rsidR="00B57ED4">
                              <w:rPr>
                                <w:b/>
                                <w:bCs/>
                                <w:sz w:val="24"/>
                                <w:szCs w:val="24"/>
                                <w:lang w:bidi="ar-SY"/>
                              </w:rPr>
                              <w:t>Control</w:t>
                            </w:r>
                            <w:r w:rsidR="00FE216A">
                              <w:rPr>
                                <w:b/>
                                <w:bCs/>
                                <w:sz w:val="24"/>
                                <w:szCs w:val="24"/>
                                <w:lang w:bidi="ar-SY"/>
                              </w:rPr>
                              <w:t xml:space="preserve"> System</w:t>
                            </w:r>
                          </w:p>
                        </w:txbxContent>
                      </v:textbox>
                    </v:rect>
                  </w:pict>
                </mc:Fallback>
              </mc:AlternateContent>
            </w:r>
            <w:r w:rsidR="00B57ED4">
              <w:rPr>
                <w:noProof/>
                <w:lang w:bidi="ar-SY"/>
              </w:rPr>
              <mc:AlternateContent>
                <mc:Choice Requires="wpg">
                  <w:drawing>
                    <wp:anchor distT="0" distB="0" distL="114300" distR="114300" simplePos="0" relativeHeight="251672576" behindDoc="0" locked="0" layoutInCell="1" allowOverlap="1" wp14:anchorId="4C1F5CE4" wp14:editId="64A52B11">
                      <wp:simplePos x="0" y="0"/>
                      <wp:positionH relativeFrom="column">
                        <wp:posOffset>69215</wp:posOffset>
                      </wp:positionH>
                      <wp:positionV relativeFrom="paragraph">
                        <wp:posOffset>3616960</wp:posOffset>
                      </wp:positionV>
                      <wp:extent cx="1299210" cy="1760220"/>
                      <wp:effectExtent l="0" t="0" r="15240" b="11430"/>
                      <wp:wrapNone/>
                      <wp:docPr id="52" name="Group 52"/>
                      <wp:cNvGraphicFramePr/>
                      <a:graphic xmlns:a="http://schemas.openxmlformats.org/drawingml/2006/main">
                        <a:graphicData uri="http://schemas.microsoft.com/office/word/2010/wordprocessingGroup">
                          <wpg:wgp>
                            <wpg:cNvGrpSpPr/>
                            <wpg:grpSpPr>
                              <a:xfrm>
                                <a:off x="0" y="0"/>
                                <a:ext cx="1299210" cy="1760220"/>
                                <a:chOff x="0" y="0"/>
                                <a:chExt cx="1299210" cy="1760220"/>
                              </a:xfrm>
                            </wpg:grpSpPr>
                            <wps:wsp>
                              <wps:cNvPr id="48" name="Rectangle 48"/>
                              <wps:cNvSpPr/>
                              <wps:spPr>
                                <a:xfrm>
                                  <a:off x="0" y="0"/>
                                  <a:ext cx="1299210" cy="17602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E216A" w:rsidP="00FE216A" w:rsidRDefault="00FE216A" w14:paraId="7FA64A00" w14:textId="77777777">
                                    <w:pPr>
                                      <w:jc w:val="center"/>
                                    </w:pPr>
                                  </w:p>
                                  <w:p w:rsidR="00FE216A" w:rsidP="00FE216A" w:rsidRDefault="00FE216A" w14:paraId="2971ED12" w14:textId="77777777">
                                    <w:pPr>
                                      <w:jc w:val="center"/>
                                    </w:pPr>
                                  </w:p>
                                  <w:p w:rsidR="00FE216A" w:rsidP="00FE216A" w:rsidRDefault="00FE216A" w14:paraId="12A083D0" w14:textId="77777777">
                                    <w:pPr>
                                      <w:jc w:val="center"/>
                                    </w:pPr>
                                  </w:p>
                                  <w:p w:rsidR="00FE216A" w:rsidP="00FE216A" w:rsidRDefault="00FE216A" w14:paraId="32ED85D9" w14:textId="77777777"/>
                                  <w:p w:rsidR="00FE216A" w:rsidP="00FE216A" w:rsidRDefault="00FE216A" w14:paraId="5D34B404" w14:textId="77777777">
                                    <w:pPr>
                                      <w:jc w:val="center"/>
                                      <w:rPr>
                                        <w:b/>
                                        <w:bCs/>
                                        <w:sz w:val="24"/>
                                        <w:szCs w:val="24"/>
                                      </w:rPr>
                                    </w:pPr>
                                  </w:p>
                                  <w:p w:rsidRPr="00F07C47" w:rsidR="00FE216A" w:rsidP="00FE216A" w:rsidRDefault="009004AE" w14:paraId="49EAE3A8" w14:textId="7030CE65">
                                    <w:pPr>
                                      <w:jc w:val="center"/>
                                      <w:rPr>
                                        <w:b/>
                                        <w:bCs/>
                                        <w:sz w:val="24"/>
                                        <w:szCs w:val="24"/>
                                      </w:rPr>
                                    </w:pPr>
                                    <w:r>
                                      <w:rPr>
                                        <w:b/>
                                        <w:bCs/>
                                        <w:sz w:val="24"/>
                                        <w:szCs w:val="24"/>
                                      </w:rPr>
                                      <w:t>Gripping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Rectangle 50"/>
                              <wps:cNvSpPr/>
                              <wps:spPr>
                                <a:xfrm>
                                  <a:off x="68580" y="91440"/>
                                  <a:ext cx="1157592" cy="569165"/>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9004AE" w:rsidP="009004AE" w:rsidRDefault="009004AE" w14:paraId="0A895D3E" w14:textId="77777777">
                                    <w:pPr>
                                      <w:jc w:val="center"/>
                                    </w:pPr>
                                    <w:r>
                                      <w:t>Gripping Control System</w:t>
                                    </w:r>
                                  </w:p>
                                  <w:p w:rsidR="00FE216A" w:rsidP="00FE216A" w:rsidRDefault="00FE216A" w14:paraId="6B8135B8" w14:textId="4EC8DB1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Rectangle 51"/>
                              <wps:cNvSpPr/>
                              <wps:spPr>
                                <a:xfrm>
                                  <a:off x="83820" y="746760"/>
                                  <a:ext cx="1157592" cy="569165"/>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9004AE" w:rsidP="009004AE" w:rsidRDefault="009004AE" w14:paraId="212A752C" w14:textId="1C41FB61">
                                    <w:pPr>
                                      <w:jc w:val="center"/>
                                    </w:pPr>
                                    <w:r>
                                      <w:t>Gripping Mechanism</w:t>
                                    </w:r>
                                  </w:p>
                                  <w:p w:rsidR="009004AE" w:rsidP="009004AE" w:rsidRDefault="009004AE" w14:paraId="74DDCA82"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52" style="position:absolute;margin-left:5.45pt;margin-top:284.8pt;width:102.3pt;height:138.6pt;z-index:251672576" coordsize="12992,17602" o:spid="_x0000_s1047" w14:anchorId="4C1F5C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">
                      <v:rect id="Rectangle 48" style="position:absolute;width:12992;height:17602;visibility:visible;mso-wrap-style:square;v-text-anchor:middle" o:spid="_x0000_s1048" fillcolor="#4472c4 [3204]" strokecolor="#1f3763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">
                        <v:textbox>
                          <w:txbxContent>
                            <w:p w:rsidR="00FE216A" w:rsidP="00FE216A" w:rsidRDefault="00FE216A" w14:paraId="7FA64A00" w14:textId="77777777">
                              <w:pPr>
                                <w:jc w:val="center"/>
                              </w:pPr>
                            </w:p>
                            <w:p w:rsidR="00FE216A" w:rsidP="00FE216A" w:rsidRDefault="00FE216A" w14:paraId="2971ED12" w14:textId="77777777">
                              <w:pPr>
                                <w:jc w:val="center"/>
                              </w:pPr>
                            </w:p>
                            <w:p w:rsidR="00FE216A" w:rsidP="00FE216A" w:rsidRDefault="00FE216A" w14:paraId="12A083D0" w14:textId="77777777">
                              <w:pPr>
                                <w:jc w:val="center"/>
                              </w:pPr>
                            </w:p>
                            <w:p w:rsidR="00FE216A" w:rsidP="00FE216A" w:rsidRDefault="00FE216A" w14:paraId="32ED85D9" w14:textId="77777777"/>
                            <w:p w:rsidR="00FE216A" w:rsidP="00FE216A" w:rsidRDefault="00FE216A" w14:paraId="5D34B404" w14:textId="77777777">
                              <w:pPr>
                                <w:jc w:val="center"/>
                                <w:rPr>
                                  <w:b/>
                                  <w:bCs/>
                                  <w:sz w:val="24"/>
                                  <w:szCs w:val="24"/>
                                </w:rPr>
                              </w:pPr>
                            </w:p>
                            <w:p w:rsidRPr="00F07C47" w:rsidR="00FE216A" w:rsidP="00FE216A" w:rsidRDefault="009004AE" w14:paraId="49EAE3A8" w14:textId="7030CE65">
                              <w:pPr>
                                <w:jc w:val="center"/>
                                <w:rPr>
                                  <w:b/>
                                  <w:bCs/>
                                  <w:sz w:val="24"/>
                                  <w:szCs w:val="24"/>
                                </w:rPr>
                              </w:pPr>
                              <w:r>
                                <w:rPr>
                                  <w:b/>
                                  <w:bCs/>
                                  <w:sz w:val="24"/>
                                  <w:szCs w:val="24"/>
                                </w:rPr>
                                <w:t>Gripping System</w:t>
                              </w:r>
                            </w:p>
                          </w:txbxContent>
                        </v:textbox>
                      </v:rect>
                      <v:rect id="Rectangle 50" style="position:absolute;left:685;top:914;width:11576;height:5692;visibility:visible;mso-wrap-style:square;v-text-anchor:middle" o:spid="_x0000_s1049" fillcolor="#f4b083 [1941]" strokecolor="#1f3763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">
                        <v:textbox>
                          <w:txbxContent>
                            <w:p w:rsidR="009004AE" w:rsidP="009004AE" w:rsidRDefault="009004AE" w14:paraId="0A895D3E" w14:textId="77777777">
                              <w:pPr>
                                <w:jc w:val="center"/>
                              </w:pPr>
                              <w:r>
                                <w:t>Gripping Control System</w:t>
                              </w:r>
                            </w:p>
                            <w:p w:rsidR="00FE216A" w:rsidP="00FE216A" w:rsidRDefault="00FE216A" w14:paraId="6B8135B8" w14:textId="4EC8DB14">
                              <w:pPr>
                                <w:jc w:val="center"/>
                              </w:pPr>
                            </w:p>
                          </w:txbxContent>
                        </v:textbox>
                      </v:rect>
                      <v:rect id="Rectangle 51" style="position:absolute;left:838;top:7467;width:11576;height:5692;visibility:visible;mso-wrap-style:square;v-text-anchor:middle" o:spid="_x0000_s1050" fillcolor="#f4b083 [1941]" strokecolor="#1f3763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">
                        <v:textbox>
                          <w:txbxContent>
                            <w:p w:rsidR="009004AE" w:rsidP="009004AE" w:rsidRDefault="009004AE" w14:paraId="212A752C" w14:textId="1C41FB61">
                              <w:pPr>
                                <w:jc w:val="center"/>
                              </w:pPr>
                              <w:r>
                                <w:t>Gripping Mechanism</w:t>
                              </w:r>
                            </w:p>
                            <w:p w:rsidR="009004AE" w:rsidP="009004AE" w:rsidRDefault="009004AE" w14:paraId="74DDCA82" w14:textId="77777777">
                              <w:pPr>
                                <w:jc w:val="center"/>
                              </w:pPr>
                            </w:p>
                          </w:txbxContent>
                        </v:textbox>
                      </v:rect>
                    </v:group>
                  </w:pict>
                </mc:Fallback>
              </mc:AlternateContent>
            </w:r>
          </w:p>
        </w:tc>
      </w:tr>
      <w:tr w:rsidR="00B57ED4" w:rsidTr="27957BB8" w14:paraId="2B71B23C" w14:textId="77777777">
        <w:trPr>
          <w:trHeight w:val="58"/>
        </w:trPr>
        <w:tc>
          <w:tcPr>
            <w:tcW w:w="9962" w:type="dxa"/>
            <w:tcBorders>
              <w:top w:val="single" w:color="auto" w:sz="4" w:space="0"/>
            </w:tcBorders>
            <w:tcMar/>
          </w:tcPr>
          <w:p w:rsidR="00B57ED4" w:rsidP="00B57ED4" w:rsidRDefault="00B57ED4" w14:paraId="45DF8803" w14:textId="774ABDBF">
            <w:pPr>
              <w:jc w:val="center"/>
              <w:rPr>
                <w:noProof/>
                <w:lang w:bidi="ar-SY"/>
              </w:rPr>
            </w:pPr>
            <w:r>
              <w:rPr>
                <w:noProof/>
                <w:lang w:bidi="ar-SY"/>
              </w:rPr>
              <w:t>-</w:t>
            </w:r>
            <w:r w:rsidRPr="00B57ED4" w:rsidR="00B32587">
              <w:rPr>
                <w:lang w:bidi="ar-SY"/>
              </w:rPr>
              <w:t xml:space="preserve"> </w:t>
            </w:r>
            <w:r w:rsidR="00B32587">
              <w:rPr>
                <w:lang w:bidi="ar-SY"/>
              </w:rPr>
              <w:t>D</w:t>
            </w:r>
            <w:r w:rsidRPr="00B57ED4" w:rsidR="00B32587">
              <w:rPr>
                <w:lang w:bidi="ar-SY"/>
              </w:rPr>
              <w:t>iagram</w:t>
            </w:r>
            <w:r w:rsidR="00B32587">
              <w:rPr>
                <w:lang w:bidi="ar-SY"/>
              </w:rPr>
              <w:t xml:space="preserve"> </w:t>
            </w:r>
            <w:r>
              <w:rPr>
                <w:noProof/>
                <w:lang w:bidi="ar-SY"/>
              </w:rPr>
              <w:t>1 System Architecture</w:t>
            </w:r>
            <w:r w:rsidR="00B32587">
              <w:rPr>
                <w:noProof/>
                <w:lang w:bidi="ar-SY"/>
              </w:rPr>
              <w:t xml:space="preserve"> </w:t>
            </w:r>
            <w:r>
              <w:rPr>
                <w:noProof/>
                <w:lang w:bidi="ar-SY"/>
              </w:rPr>
              <w:t>-</w:t>
            </w:r>
          </w:p>
        </w:tc>
      </w:tr>
    </w:tbl>
    <w:p w:rsidR="00B804C4" w:rsidP="00B804C4" w:rsidRDefault="00B804C4" w14:paraId="5B26F0C7" w14:textId="77777777">
      <w:pPr>
        <w:pStyle w:val="Heading2"/>
        <w:rPr>
          <w:lang w:bidi="ar-SY"/>
        </w:rPr>
      </w:pPr>
      <w:bookmarkStart w:name="_Toc211544761" w:id="8"/>
      <w:r>
        <w:rPr>
          <w:lang w:bidi="ar-SY"/>
        </w:rPr>
        <w:t>Mapping System</w:t>
      </w:r>
      <w:bookmarkEnd w:id="8"/>
    </w:p>
    <w:p w:rsidR="00B804C4" w:rsidP="00B804C4" w:rsidRDefault="00B804C4" w14:paraId="7FEFF8E7" w14:textId="77777777">
      <w:pPr>
        <w:rPr>
          <w:lang w:bidi="ar-SY"/>
        </w:rPr>
      </w:pPr>
      <w:r w:rsidRPr="00B36A24">
        <w:rPr>
          <w:lang w:bidi="ar-SY"/>
        </w:rPr>
        <w:t>This system is tasked with gathering all necessary data from the playing arena to maintain up-to-date situational awareness and provides an interface for communicating these results to the Path Planning System.</w:t>
      </w:r>
    </w:p>
    <w:p w:rsidR="00B804C4" w:rsidP="00B804C4" w:rsidRDefault="00B804C4" w14:paraId="342CA45D" w14:textId="77777777">
      <w:pPr>
        <w:rPr>
          <w:lang w:bidi="ar-SY"/>
        </w:rPr>
      </w:pPr>
      <w:r>
        <w:rPr>
          <w:lang w:bidi="ar-SY"/>
        </w:rPr>
        <w:t>This system is divided into two sub-systems which they are:</w:t>
      </w:r>
    </w:p>
    <w:p w:rsidR="00B804C4" w:rsidP="00B804C4" w:rsidRDefault="00B804C4" w14:paraId="2FAA53BC" w14:textId="345B25DE">
      <w:pPr>
        <w:pStyle w:val="ListParagraph"/>
        <w:numPr>
          <w:ilvl w:val="0"/>
          <w:numId w:val="67"/>
        </w:numPr>
        <w:rPr>
          <w:lang w:bidi="ar-SY"/>
        </w:rPr>
      </w:pPr>
      <w:r>
        <w:rPr>
          <w:lang w:bidi="ar-SY"/>
        </w:rPr>
        <w:t>Radar System</w:t>
      </w:r>
    </w:p>
    <w:p w:rsidR="00B804C4" w:rsidP="00B804C4" w:rsidRDefault="00B804C4" w14:paraId="13D0C611" w14:textId="7F49A7FB">
      <w:pPr>
        <w:pStyle w:val="ListParagraph"/>
        <w:numPr>
          <w:ilvl w:val="0"/>
          <w:numId w:val="67"/>
        </w:numPr>
        <w:rPr>
          <w:lang w:bidi="ar-SY"/>
        </w:rPr>
      </w:pPr>
      <w:r w:rsidRPr="00B804C4">
        <w:rPr>
          <w:lang w:bidi="ar-SY"/>
        </w:rPr>
        <w:t>Localization System</w:t>
      </w:r>
    </w:p>
    <w:p w:rsidR="00AF46E8" w:rsidP="00B36A24" w:rsidRDefault="008B283D" w14:paraId="556E5C9E" w14:textId="4F589173">
      <w:pPr>
        <w:pStyle w:val="Heading3"/>
        <w:rPr>
          <w:lang w:bidi="ar-SY"/>
        </w:rPr>
      </w:pPr>
      <w:r>
        <w:rPr>
          <w:lang w:bidi="ar-SY"/>
        </w:rPr>
        <w:t xml:space="preserve"> </w:t>
      </w:r>
      <w:bookmarkStart w:name="_Toc211544762" w:id="9"/>
      <w:r w:rsidR="00B36A24">
        <w:rPr>
          <w:lang w:bidi="ar-SY"/>
        </w:rPr>
        <w:t>Radar System</w:t>
      </w:r>
      <w:bookmarkEnd w:id="9"/>
    </w:p>
    <w:p w:rsidR="1DD62E69" w:rsidP="631B9617" w:rsidRDefault="1DD62E69" w14:noSpellErr="1" w14:paraId="3E0DA0A0" w14:textId="673FE1BC">
      <w:pPr>
        <w:pStyle w:val="Normal"/>
        <w:rPr>
          <w:rFonts w:ascii="Calibri" w:hAnsi="Calibri" w:eastAsia="Calibri" w:cs="Calibri"/>
          <w:noProof w:val="0"/>
          <w:sz w:val="22"/>
          <w:szCs w:val="22"/>
          <w:lang w:val="en-US"/>
        </w:rPr>
      </w:pPr>
      <w:r w:rsidRPr="631B9617" w:rsidR="1DD62E69">
        <w:rPr>
          <w:rFonts w:ascii="Calibri" w:hAnsi="Calibri" w:eastAsia="Calibri" w:cs="Calibri"/>
          <w:noProof w:val="0"/>
          <w:sz w:val="22"/>
          <w:szCs w:val="22"/>
          <w:lang w:val="en-US"/>
        </w:rPr>
        <w:t xml:space="preserve"> This subsystem performs simultaneous pose estimation and status classification for all boxes within the playing field, </w:t>
      </w:r>
      <w:r w:rsidRPr="631B9617" w:rsidR="1DD62E69">
        <w:rPr>
          <w:rFonts w:ascii="Calibri" w:hAnsi="Calibri" w:eastAsia="Calibri" w:cs="Calibri"/>
          <w:noProof w:val="0"/>
          <w:sz w:val="22"/>
          <w:szCs w:val="22"/>
          <w:lang w:val="en-US"/>
        </w:rPr>
        <w:t>designating</w:t>
      </w:r>
      <w:r w:rsidRPr="631B9617" w:rsidR="1DD62E69">
        <w:rPr>
          <w:rFonts w:ascii="Calibri" w:hAnsi="Calibri" w:eastAsia="Calibri" w:cs="Calibri"/>
          <w:noProof w:val="0"/>
          <w:sz w:val="22"/>
          <w:szCs w:val="22"/>
          <w:lang w:val="en-US"/>
        </w:rPr>
        <w:t xml:space="preserve"> each as a valid target or neutralized.</w:t>
      </w:r>
    </w:p>
    <w:p w:rsidR="00D112F5" w:rsidP="00D112F5" w:rsidRDefault="00D112F5" w14:paraId="12697831" w14:textId="4396412A">
      <w:pPr>
        <w:rPr>
          <w:lang w:bidi="ar-SY"/>
        </w:rPr>
      </w:pPr>
      <w:r w:rsidRPr="00D112F5">
        <w:rPr>
          <w:lang w:bidi="ar-SY"/>
        </w:rPr>
        <w:lastRenderedPageBreak/>
        <w:t>A crate is classified as a target if it is either outside any nest or pantry, or inside a pantry with the opposing team's color face-up.</w:t>
      </w:r>
      <w:r>
        <w:rPr>
          <w:lang w:bidi="ar-SY"/>
        </w:rPr>
        <w:t xml:space="preserve"> </w:t>
      </w:r>
      <w:r w:rsidR="00B804C4">
        <w:rPr>
          <w:lang w:bidi="ar-SY"/>
        </w:rPr>
        <w:t>Otherwise,</w:t>
      </w:r>
      <w:r>
        <w:rPr>
          <w:lang w:bidi="ar-SY"/>
        </w:rPr>
        <w:t xml:space="preserve"> it is n</w:t>
      </w:r>
      <w:r w:rsidR="00B804C4">
        <w:rPr>
          <w:lang w:bidi="ar-SY"/>
        </w:rPr>
        <w:t>eutralized.</w:t>
      </w:r>
    </w:p>
    <w:p w:rsidR="00B804C4" w:rsidP="00B804C4" w:rsidRDefault="00B804C4" w14:paraId="7B92FB35" w14:textId="1A8F0FD9">
      <w:pPr>
        <w:pStyle w:val="Heading3"/>
        <w:rPr>
          <w:lang w:bidi="ar-SY"/>
        </w:rPr>
      </w:pPr>
      <w:bookmarkStart w:name="_Toc211544763" w:id="10"/>
      <w:r>
        <w:rPr>
          <w:lang w:bidi="ar-SY"/>
        </w:rPr>
        <w:t>Localization System</w:t>
      </w:r>
      <w:bookmarkEnd w:id="10"/>
    </w:p>
    <w:p w:rsidRPr="009611D1" w:rsidR="009611D1" w:rsidP="009611D1" w:rsidRDefault="009611D1" w14:paraId="7D5FBAD1" w14:textId="7139B1DF">
      <w:pPr>
        <w:rPr>
          <w:lang w:bidi="ar-SY"/>
        </w:rPr>
      </w:pPr>
      <w:r>
        <w:t>his sub-system is dedicated to the real-time tracking and motion forecasting of all robotic agents—both ally and opponent—within the operational environment.</w:t>
      </w:r>
    </w:p>
    <w:p w:rsidR="00B804C4" w:rsidP="00B804C4" w:rsidRDefault="00B804C4" w14:paraId="6B6FDE53" w14:textId="5712F453">
      <w:pPr>
        <w:pStyle w:val="Heading2"/>
        <w:rPr>
          <w:lang w:bidi="ar-SY"/>
        </w:rPr>
      </w:pPr>
      <w:bookmarkStart w:name="_Toc211544764" w:id="11"/>
      <w:r>
        <w:rPr>
          <w:lang w:bidi="ar-SY"/>
        </w:rPr>
        <w:t>Path Planning System</w:t>
      </w:r>
      <w:bookmarkEnd w:id="11"/>
    </w:p>
    <w:p w:rsidR="00B804C4" w:rsidP="00B804C4" w:rsidRDefault="009611D1" w14:paraId="0D340838" w14:textId="34C2ED89">
      <w:pPr>
        <w:rPr>
          <w:lang w:bidi="ar-SY"/>
        </w:rPr>
      </w:pPr>
      <w:r w:rsidRPr="009611D1">
        <w:rPr>
          <w:lang w:bidi="ar-SY"/>
        </w:rPr>
        <w:t>The Path Planning System is responsible for selecting the optimal target within the playing arena based on cost metrics derived from the Mapping System. Subsequently, it computes an optimal trajectory for the robot to navigate towards the selected target. This system transmits the resulting trajectory to the Robot Control System and monitors the robot's execution progress. Acting as the central coordination module</w:t>
      </w:r>
      <w:r>
        <w:rPr>
          <w:lang w:bidi="ar-SY"/>
        </w:rPr>
        <w:t>.</w:t>
      </w:r>
    </w:p>
    <w:p w:rsidR="007166B8" w:rsidP="009611D1" w:rsidRDefault="009611D1" w14:paraId="11E6A558" w14:textId="74086EC0">
      <w:pPr>
        <w:pStyle w:val="Heading2"/>
        <w:rPr>
          <w:lang w:bidi="ar-SY"/>
        </w:rPr>
      </w:pPr>
      <w:bookmarkStart w:name="_Toc211544765" w:id="12"/>
      <w:r>
        <w:rPr>
          <w:lang w:bidi="ar-SY"/>
        </w:rPr>
        <w:t>Robot Control System</w:t>
      </w:r>
      <w:bookmarkEnd w:id="12"/>
    </w:p>
    <w:p w:rsidR="007166B8" w:rsidP="00B804C4" w:rsidRDefault="009611D1" w14:paraId="03152AAC" w14:textId="2F817C15">
      <w:pPr>
        <w:rPr>
          <w:lang w:bidi="ar-SY"/>
        </w:rPr>
      </w:pPr>
      <w:r>
        <w:rPr>
          <w:lang w:bidi="ar-SY"/>
        </w:rPr>
        <w:t>It will be divided into two sub-systems:</w:t>
      </w:r>
    </w:p>
    <w:p w:rsidR="001812A0" w:rsidP="001812A0" w:rsidRDefault="001812A0" w14:paraId="2A5703D2" w14:textId="77777777">
      <w:pPr>
        <w:pStyle w:val="Heading3"/>
        <w:rPr>
          <w:lang w:bidi="ar-SY"/>
        </w:rPr>
      </w:pPr>
      <w:bookmarkStart w:name="_Toc211544766" w:id="13"/>
      <w:r w:rsidRPr="001812A0">
        <w:rPr>
          <w:lang w:bidi="ar-SY"/>
        </w:rPr>
        <w:t>Main Frame Movement Control Sub-system</w:t>
      </w:r>
      <w:bookmarkEnd w:id="13"/>
    </w:p>
    <w:p w:rsidR="001812A0" w:rsidP="001812A0" w:rsidRDefault="001812A0" w14:paraId="6B5B6259" w14:textId="6BEE26E5">
      <w:pPr>
        <w:rPr>
          <w:lang w:bidi="ar-SY"/>
        </w:rPr>
      </w:pPr>
      <w:r w:rsidRPr="001812A0">
        <w:rPr>
          <w:lang w:bidi="ar-SY"/>
        </w:rPr>
        <w:t>This module is responsible for the precise execution of trajectory commands received from the Path Planning System. It simultaneously streams internal sensor data back to the Mapping System to enhance the accuracy of the robot's localized position.</w:t>
      </w:r>
    </w:p>
    <w:p w:rsidR="001812A0" w:rsidP="001812A0" w:rsidRDefault="009611D1" w14:paraId="281ECAAB" w14:textId="4051BF0A">
      <w:pPr>
        <w:pStyle w:val="Heading3"/>
        <w:rPr>
          <w:lang w:bidi="ar-SY"/>
        </w:rPr>
      </w:pPr>
      <w:bookmarkStart w:name="_Toc211544767" w:id="14"/>
      <w:r>
        <w:rPr>
          <w:lang w:bidi="ar-SY"/>
        </w:rPr>
        <w:t>Grip</w:t>
      </w:r>
      <w:r w:rsidR="001812A0">
        <w:rPr>
          <w:lang w:bidi="ar-SY"/>
        </w:rPr>
        <w:t>ping System</w:t>
      </w:r>
      <w:bookmarkEnd w:id="14"/>
    </w:p>
    <w:p w:rsidR="001812A0" w:rsidP="001812A0" w:rsidRDefault="001812A0" w14:paraId="0CDC2167" w14:noSpellErr="1" w14:textId="7A56B562">
      <w:pPr>
        <w:rPr>
          <w:lang w:bidi="ar-SY"/>
        </w:rPr>
      </w:pPr>
      <w:r w:rsidRPr="631B9617" w:rsidR="001812A0">
        <w:rPr>
          <w:lang w:bidi="ar-SY"/>
        </w:rPr>
        <w:t xml:space="preserve"> </w:t>
      </w:r>
      <w:r w:rsidRPr="631B9617" w:rsidR="001812A0">
        <w:rPr>
          <w:lang w:bidi="ar-SY"/>
        </w:rPr>
        <w:t xml:space="preserve">This module is activated upon the successful completion of a movement command. Its operation is contingent on the color of the crate's upper face. After executing its gripping or </w:t>
      </w:r>
      <w:r w:rsidRPr="631B9617" w:rsidR="001812A0">
        <w:rPr>
          <w:lang w:bidi="ar-SY"/>
        </w:rPr>
        <w:t>release</w:t>
      </w:r>
      <w:r w:rsidRPr="631B9617" w:rsidR="001812A0">
        <w:rPr>
          <w:lang w:bidi="ar-SY"/>
        </w:rPr>
        <w:t xml:space="preserve"> action, it signals the Main Frame Movement Control Sub-system to </w:t>
      </w:r>
      <w:r w:rsidRPr="631B9617" w:rsidR="001812A0">
        <w:rPr>
          <w:lang w:bidi="ar-SY"/>
        </w:rPr>
        <w:t>proceed</w:t>
      </w:r>
      <w:r w:rsidRPr="631B9617" w:rsidR="001812A0">
        <w:rPr>
          <w:lang w:bidi="ar-SY"/>
        </w:rPr>
        <w:t xml:space="preserve"> with navigation to the next target location.</w:t>
      </w:r>
    </w:p>
    <w:p w:rsidR="009611D1" w:rsidP="001812A0" w:rsidRDefault="001812A0" w14:paraId="6A1C9E33" w14:textId="494F938B">
      <w:pPr>
        <w:ind w:left="360"/>
        <w:rPr>
          <w:lang w:bidi="ar-SY"/>
        </w:rPr>
      </w:pPr>
      <w:r>
        <w:rPr>
          <w:lang w:bidi="ar-SY"/>
        </w:rPr>
        <w:t xml:space="preserve"> </w:t>
      </w:r>
    </w:p>
    <w:p w:rsidR="007166B8" w:rsidP="00B804C4" w:rsidRDefault="007166B8" w14:paraId="1848020D" w14:textId="77777777">
      <w:pPr>
        <w:rPr>
          <w:lang w:bidi="ar-SY"/>
        </w:rPr>
      </w:pPr>
    </w:p>
    <w:p w:rsidR="007166B8" w:rsidP="00B804C4" w:rsidRDefault="007166B8" w14:paraId="068E7D77" w14:textId="77777777">
      <w:pPr>
        <w:rPr>
          <w:lang w:bidi="ar-SY"/>
        </w:rPr>
      </w:pPr>
    </w:p>
    <w:p w:rsidRPr="00B804C4" w:rsidR="007166B8" w:rsidP="00B804C4" w:rsidRDefault="007166B8" w14:paraId="7CBA780B" w14:textId="77777777">
      <w:pPr>
        <w:rPr>
          <w:lang w:bidi="ar-SY"/>
        </w:rPr>
      </w:pPr>
    </w:p>
    <w:p w:rsidRPr="003617D0" w:rsidR="00B804C4" w:rsidRDefault="00B804C4" w14:paraId="792E6D65" w14:textId="77777777">
      <w:pPr>
        <w:rPr>
          <w:lang w:bidi="ar-SY"/>
        </w:rPr>
      </w:pPr>
    </w:p>
    <w:sectPr w:rsidRPr="003617D0" w:rsidR="00B804C4" w:rsidSect="00621B3D">
      <w:footerReference w:type="default" r:id="rId14"/>
      <w:pgSz w:w="12240" w:h="15840" w:orient="portrait" w:code="1"/>
      <w:pgMar w:top="1134" w:right="1134" w:bottom="1134"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305B8" w:rsidP="00173ABC" w:rsidRDefault="008305B8" w14:paraId="06DCCE80" w14:textId="77777777">
      <w:pPr>
        <w:spacing w:after="0" w:line="240" w:lineRule="auto"/>
      </w:pPr>
      <w:r>
        <w:separator/>
      </w:r>
    </w:p>
  </w:endnote>
  <w:endnote w:type="continuationSeparator" w:id="0">
    <w:p w:rsidR="008305B8" w:rsidP="00173ABC" w:rsidRDefault="008305B8" w14:paraId="48537E0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5895" w:rsidP="00861056" w:rsidRDefault="00D25895" w14:paraId="7EBCDFA1" w14:textId="7777777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9406C" w:rsidRDefault="00B9406C" w14:paraId="34EC1DAE" w14:textId="6F833E69">
    <w:pPr>
      <w:pStyle w:val="Footer"/>
      <w:jc w:val="center"/>
    </w:pPr>
  </w:p>
  <w:p w:rsidR="00B9406C" w:rsidRDefault="00B9406C" w14:paraId="191DB45F"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838A9" w:rsidR="00C838A9" w:rsidP="00C838A9" w:rsidRDefault="00C838A9" w14:paraId="1CEC6FE0" w14:textId="358CA8C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7803867"/>
      <w:docPartObj>
        <w:docPartGallery w:val="Page Numbers (Bottom of Page)"/>
        <w:docPartUnique/>
      </w:docPartObj>
    </w:sdtPr>
    <w:sdtEndPr>
      <w:rPr>
        <w:noProof/>
      </w:rPr>
    </w:sdtEndPr>
    <w:sdtContent>
      <w:p w:rsidR="00B9406C" w:rsidRDefault="00B9406C" w14:paraId="5550154D" w14:textId="58E788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B9406C" w:rsidRDefault="00B9406C" w14:paraId="7F3796A3"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21B3D" w:rsidR="00621B3D" w:rsidRDefault="00621B3D" w14:paraId="6678B837" w14:textId="77777777">
    <w:pPr>
      <w:pStyle w:val="Footer"/>
      <w:tabs>
        <w:tab w:val="clear" w:pos="4680"/>
        <w:tab w:val="clear" w:pos="9360"/>
      </w:tabs>
      <w:jc w:val="center"/>
      <w:rPr>
        <w:caps/>
        <w:noProof/>
        <w:color w:val="000000" w:themeColor="text1"/>
      </w:rPr>
    </w:pPr>
    <w:r w:rsidRPr="00621B3D">
      <w:rPr>
        <w:caps/>
        <w:color w:val="000000" w:themeColor="text1"/>
      </w:rPr>
      <w:fldChar w:fldCharType="begin"/>
    </w:r>
    <w:r w:rsidRPr="00621B3D">
      <w:rPr>
        <w:caps/>
        <w:color w:val="000000" w:themeColor="text1"/>
      </w:rPr>
      <w:instrText xml:space="preserve"> PAGE   \* MERGEFORMAT </w:instrText>
    </w:r>
    <w:r w:rsidRPr="00621B3D">
      <w:rPr>
        <w:caps/>
        <w:color w:val="000000" w:themeColor="text1"/>
      </w:rPr>
      <w:fldChar w:fldCharType="separate"/>
    </w:r>
    <w:r w:rsidRPr="00621B3D">
      <w:rPr>
        <w:caps/>
        <w:noProof/>
        <w:color w:val="000000" w:themeColor="text1"/>
      </w:rPr>
      <w:t>2</w:t>
    </w:r>
    <w:r w:rsidRPr="00621B3D">
      <w:rPr>
        <w:caps/>
        <w:noProof/>
        <w:color w:val="000000" w:themeColor="text1"/>
      </w:rPr>
      <w:fldChar w:fldCharType="end"/>
    </w:r>
  </w:p>
  <w:p w:rsidRPr="00C838A9" w:rsidR="00621B3D" w:rsidP="00C838A9" w:rsidRDefault="00621B3D" w14:paraId="69F7F5B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305B8" w:rsidP="00173ABC" w:rsidRDefault="008305B8" w14:paraId="21E9E0E0" w14:textId="77777777">
      <w:pPr>
        <w:spacing w:after="0" w:line="240" w:lineRule="auto"/>
      </w:pPr>
      <w:r>
        <w:separator/>
      </w:r>
    </w:p>
  </w:footnote>
  <w:footnote w:type="continuationSeparator" w:id="0">
    <w:p w:rsidR="008305B8" w:rsidP="00173ABC" w:rsidRDefault="008305B8" w14:paraId="4919F70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9064C" w:rsidR="00A9064C" w:rsidP="00A9064C" w:rsidRDefault="00A9064C" w14:paraId="52EEB286" w14:textId="5D2F6EAF">
    <w:pPr>
      <w:pStyle w:val="Header"/>
      <w:bidi/>
      <w:rPr>
        <w:sz w:val="18"/>
        <w:szCs w:val="18"/>
        <w:u w:val="single"/>
      </w:rPr>
    </w:pPr>
    <w:r w:rsidRPr="00A9064C">
      <w:rPr>
        <w:sz w:val="18"/>
        <w:szCs w:val="18"/>
        <w:u w:val="single"/>
      </w:rPr>
      <w:t xml:space="preserve">System Analysis v0.1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p14">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981"/>
      <w:gridCol w:w="4981"/>
    </w:tblGrid>
    <w:tr w:rsidR="00024196" w:rsidTr="00024196" w14:paraId="4BFF0840" w14:textId="77777777">
      <w:tc>
        <w:tcPr>
          <w:tcW w:w="4981" w:type="dxa"/>
        </w:tcPr>
        <w:p w:rsidR="00024196" w:rsidRDefault="00024196" w14:paraId="4164D1D3" w14:textId="3669F344">
          <w:pPr>
            <w:pStyle w:val="Header"/>
          </w:pPr>
          <w:r>
            <w:rPr>
              <w:noProof/>
            </w:rPr>
            <w:drawing>
              <wp:inline distT="0" distB="0" distL="0" distR="0" wp14:anchorId="19A64302" wp14:editId="5BB40767">
                <wp:extent cx="1457816" cy="540328"/>
                <wp:effectExtent l="0" t="0" r="0" b="0"/>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phic 2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471485" cy="545394"/>
                        </a:xfrm>
                        <a:prstGeom prst="rect">
                          <a:avLst/>
                        </a:prstGeom>
                      </pic:spPr>
                    </pic:pic>
                  </a:graphicData>
                </a:graphic>
              </wp:inline>
            </w:drawing>
          </w:r>
        </w:p>
      </w:tc>
      <w:tc>
        <w:tcPr>
          <w:tcW w:w="4981" w:type="dxa"/>
        </w:tcPr>
        <w:p w:rsidR="00024196" w:rsidP="00C11FFD" w:rsidRDefault="00C11FFD" w14:paraId="53D275D3" w14:textId="14947F9A">
          <w:pPr>
            <w:pStyle w:val="Header"/>
            <w:jc w:val="right"/>
          </w:pPr>
          <w:r>
            <w:rPr>
              <w:noProof/>
            </w:rPr>
            <w:drawing>
              <wp:inline distT="0" distB="0" distL="0" distR="0" wp14:anchorId="1FEFEFBE" wp14:editId="44581BAA">
                <wp:extent cx="647700" cy="64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a:extLst>
                            <a:ext uri="{28A0092B-C50C-407E-A947-70E740481C1C}">
                              <a14:useLocalDpi xmlns:a14="http://schemas.microsoft.com/office/drawing/2010/main" val="0"/>
                            </a:ext>
                          </a:extLst>
                        </a:blip>
                        <a:stretch>
                          <a:fillRect/>
                        </a:stretch>
                      </pic:blipFill>
                      <pic:spPr>
                        <a:xfrm>
                          <a:off x="0" y="0"/>
                          <a:ext cx="647703" cy="647703"/>
                        </a:xfrm>
                        <a:prstGeom prst="rect">
                          <a:avLst/>
                        </a:prstGeom>
                      </pic:spPr>
                    </pic:pic>
                  </a:graphicData>
                </a:graphic>
              </wp:inline>
            </w:drawing>
          </w:r>
        </w:p>
      </w:tc>
    </w:tr>
  </w:tbl>
  <w:p w:rsidR="00024196" w:rsidRDefault="00024196" w14:paraId="2289BA06" w14:textId="77777777">
    <w:pPr>
      <w:pStyle w:val="Header"/>
    </w:pPr>
  </w:p>
</w:hdr>
</file>

<file path=word/intelligence2.xml><?xml version="1.0" encoding="utf-8"?>
<int2:intelligence xmlns:int2="http://schemas.microsoft.com/office/intelligence/2020/intelligence">
  <int2:observations>
    <int2:textHash int2:hashCode="8UGT89eIUn9wcR" int2:id="5VZYHP9n">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5222"/>
    <w:multiLevelType w:val="multilevel"/>
    <w:tmpl w:val="359021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164D66"/>
    <w:multiLevelType w:val="multilevel"/>
    <w:tmpl w:val="EC96FA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971085"/>
    <w:multiLevelType w:val="multilevel"/>
    <w:tmpl w:val="C8E0CB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160B74"/>
    <w:multiLevelType w:val="multilevel"/>
    <w:tmpl w:val="407AD2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9B63379"/>
    <w:multiLevelType w:val="hybridMultilevel"/>
    <w:tmpl w:val="B1D242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9CA36C8"/>
    <w:multiLevelType w:val="multilevel"/>
    <w:tmpl w:val="A50EBC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022147F"/>
    <w:multiLevelType w:val="multilevel"/>
    <w:tmpl w:val="DDA0DE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04E2EDE"/>
    <w:multiLevelType w:val="multilevel"/>
    <w:tmpl w:val="71A896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08917EE"/>
    <w:multiLevelType w:val="multilevel"/>
    <w:tmpl w:val="66F425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0A1277F"/>
    <w:multiLevelType w:val="multilevel"/>
    <w:tmpl w:val="FD8232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0D85C24"/>
    <w:multiLevelType w:val="multilevel"/>
    <w:tmpl w:val="54BAD2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2364579"/>
    <w:multiLevelType w:val="multilevel"/>
    <w:tmpl w:val="1122BB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3915F45"/>
    <w:multiLevelType w:val="multilevel"/>
    <w:tmpl w:val="5114CE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7473640"/>
    <w:multiLevelType w:val="multilevel"/>
    <w:tmpl w:val="0A5845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780478E"/>
    <w:multiLevelType w:val="multilevel"/>
    <w:tmpl w:val="9FDEAB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7CF1436"/>
    <w:multiLevelType w:val="multilevel"/>
    <w:tmpl w:val="FAE012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2DB6DEE"/>
    <w:multiLevelType w:val="multilevel"/>
    <w:tmpl w:val="340878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531714F"/>
    <w:multiLevelType w:val="multilevel"/>
    <w:tmpl w:val="47D07A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8101CDE"/>
    <w:multiLevelType w:val="multilevel"/>
    <w:tmpl w:val="63E853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8D11ACE"/>
    <w:multiLevelType w:val="multilevel"/>
    <w:tmpl w:val="088644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BB27CB3"/>
    <w:multiLevelType w:val="multilevel"/>
    <w:tmpl w:val="5EAAF7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CBF5763"/>
    <w:multiLevelType w:val="multilevel"/>
    <w:tmpl w:val="7BA879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DE5626C"/>
    <w:multiLevelType w:val="multilevel"/>
    <w:tmpl w:val="19A2CB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DF30FA9"/>
    <w:multiLevelType w:val="multilevel"/>
    <w:tmpl w:val="E370F5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2B57465"/>
    <w:multiLevelType w:val="multilevel"/>
    <w:tmpl w:val="4DCE55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3365F5F"/>
    <w:multiLevelType w:val="multilevel"/>
    <w:tmpl w:val="0CAA12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3C667CC"/>
    <w:multiLevelType w:val="multilevel"/>
    <w:tmpl w:val="879AA5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4E3279E"/>
    <w:multiLevelType w:val="hybridMultilevel"/>
    <w:tmpl w:val="491AE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747149"/>
    <w:multiLevelType w:val="hybridMultilevel"/>
    <w:tmpl w:val="BF5A8A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35897451"/>
    <w:multiLevelType w:val="multilevel"/>
    <w:tmpl w:val="26945B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3D260A6A"/>
    <w:multiLevelType w:val="multilevel"/>
    <w:tmpl w:val="5D062A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01C2370"/>
    <w:multiLevelType w:val="multilevel"/>
    <w:tmpl w:val="599E5A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21D2569"/>
    <w:multiLevelType w:val="hybridMultilevel"/>
    <w:tmpl w:val="C8808B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435A0420"/>
    <w:multiLevelType w:val="multilevel"/>
    <w:tmpl w:val="BCD829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6C23ECA"/>
    <w:multiLevelType w:val="multilevel"/>
    <w:tmpl w:val="0338C1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74726BA"/>
    <w:multiLevelType w:val="multilevel"/>
    <w:tmpl w:val="B5F85C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99F2DB9"/>
    <w:multiLevelType w:val="multilevel"/>
    <w:tmpl w:val="B69E3D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B87399E"/>
    <w:multiLevelType w:val="multilevel"/>
    <w:tmpl w:val="5DAAD5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4FC465E5"/>
    <w:multiLevelType w:val="multilevel"/>
    <w:tmpl w:val="9662C2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518D49ED"/>
    <w:multiLevelType w:val="multilevel"/>
    <w:tmpl w:val="AF26D7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51B70EC4"/>
    <w:multiLevelType w:val="multilevel"/>
    <w:tmpl w:val="50205E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54E235A1"/>
    <w:multiLevelType w:val="multilevel"/>
    <w:tmpl w:val="332A4A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58FD23AA"/>
    <w:multiLevelType w:val="multilevel"/>
    <w:tmpl w:val="F76480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596C5334"/>
    <w:multiLevelType w:val="multilevel"/>
    <w:tmpl w:val="717E59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5A524789"/>
    <w:multiLevelType w:val="multilevel"/>
    <w:tmpl w:val="113C92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5B1F7DFE"/>
    <w:multiLevelType w:val="multilevel"/>
    <w:tmpl w:val="8CD651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5BA334DB"/>
    <w:multiLevelType w:val="multilevel"/>
    <w:tmpl w:val="05D89A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5C1318EB"/>
    <w:multiLevelType w:val="multilevel"/>
    <w:tmpl w:val="550AC5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5DDA38ED"/>
    <w:multiLevelType w:val="multilevel"/>
    <w:tmpl w:val="11E866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5E8851E7"/>
    <w:multiLevelType w:val="multilevel"/>
    <w:tmpl w:val="B8D2D1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606258F0"/>
    <w:multiLevelType w:val="multilevel"/>
    <w:tmpl w:val="8CD2CA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614600B1"/>
    <w:multiLevelType w:val="multilevel"/>
    <w:tmpl w:val="63E22A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62B34A79"/>
    <w:multiLevelType w:val="multilevel"/>
    <w:tmpl w:val="A85446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66935FA3"/>
    <w:multiLevelType w:val="multilevel"/>
    <w:tmpl w:val="52945B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66DC5EC4"/>
    <w:multiLevelType w:val="multilevel"/>
    <w:tmpl w:val="BF20E0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695B0E65"/>
    <w:multiLevelType w:val="multilevel"/>
    <w:tmpl w:val="B784C5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69802CFF"/>
    <w:multiLevelType w:val="multilevel"/>
    <w:tmpl w:val="C87849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69856F37"/>
    <w:multiLevelType w:val="hybridMultilevel"/>
    <w:tmpl w:val="E020CF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8" w15:restartNumberingAfterBreak="0">
    <w:nsid w:val="6EA32508"/>
    <w:multiLevelType w:val="multilevel"/>
    <w:tmpl w:val="C9AC4E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70D44F1B"/>
    <w:multiLevelType w:val="hybridMultilevel"/>
    <w:tmpl w:val="E52440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0" w15:restartNumberingAfterBreak="0">
    <w:nsid w:val="70E66E1A"/>
    <w:multiLevelType w:val="multilevel"/>
    <w:tmpl w:val="386AB0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71760056"/>
    <w:multiLevelType w:val="multilevel"/>
    <w:tmpl w:val="31E2FAF0"/>
    <w:lvl w:ilvl="0">
      <w:start w:val="1"/>
      <w:numFmt w:val="decimal"/>
      <w:pStyle w:val="Heading1"/>
      <w:suff w:val="space"/>
      <w:lvlText w:val="Section %1 :"/>
      <w:lvlJc w:val="left"/>
      <w:pPr>
        <w:ind w:left="0" w:firstLine="0"/>
      </w:pPr>
      <w:rPr>
        <w:rFonts w:hint="default" w:ascii="Calibri" w:hAnsi="Calibri"/>
        <w:b/>
        <w:i w:val="0"/>
        <w:color w:val="auto"/>
        <w:sz w:val="24"/>
      </w:rPr>
    </w:lvl>
    <w:lvl w:ilvl="1">
      <w:start w:val="1"/>
      <w:numFmt w:val="decimal"/>
      <w:pStyle w:val="Heading2"/>
      <w:suff w:val="space"/>
      <w:lvlText w:val="%1.%2"/>
      <w:lvlJc w:val="left"/>
      <w:pPr>
        <w:ind w:left="0" w:firstLine="0"/>
      </w:pPr>
      <w:rPr>
        <w:rFonts w:hint="default" w:ascii="Calibri" w:hAnsi="Calibri" w:cs="Calibri"/>
        <w:b/>
        <w:i w:val="0"/>
        <w:color w:val="000000" w:themeColor="text1"/>
        <w:sz w:val="22"/>
      </w:rPr>
    </w:lvl>
    <w:lvl w:ilvl="2">
      <w:start w:val="1"/>
      <w:numFmt w:val="decimal"/>
      <w:pStyle w:val="Heading3"/>
      <w:suff w:val="space"/>
      <w:lvlText w:val="%1.%2.%3"/>
      <w:lvlJc w:val="left"/>
      <w:pPr>
        <w:ind w:left="0" w:firstLine="0"/>
      </w:pPr>
      <w:rPr>
        <w:rFonts w:hint="default" w:ascii="Calibri" w:hAnsi="Calibri"/>
        <w:b/>
        <w:i w:val="0"/>
        <w:sz w:val="22"/>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2" w15:restartNumberingAfterBreak="0">
    <w:nsid w:val="721E2A1E"/>
    <w:multiLevelType w:val="multilevel"/>
    <w:tmpl w:val="D51E93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751741B8"/>
    <w:multiLevelType w:val="multilevel"/>
    <w:tmpl w:val="07F22B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793B0C3C"/>
    <w:multiLevelType w:val="multilevel"/>
    <w:tmpl w:val="F40C33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79AD2D71"/>
    <w:multiLevelType w:val="hybridMultilevel"/>
    <w:tmpl w:val="E278B7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6" w15:restartNumberingAfterBreak="0">
    <w:nsid w:val="79B91407"/>
    <w:multiLevelType w:val="multilevel"/>
    <w:tmpl w:val="EB9422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7F652646"/>
    <w:multiLevelType w:val="multilevel"/>
    <w:tmpl w:val="130E6B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8"/>
  </w:num>
  <w:num w:numId="2">
    <w:abstractNumId w:val="36"/>
  </w:num>
  <w:num w:numId="3">
    <w:abstractNumId w:val="66"/>
  </w:num>
  <w:num w:numId="4">
    <w:abstractNumId w:val="48"/>
  </w:num>
  <w:num w:numId="5">
    <w:abstractNumId w:val="64"/>
  </w:num>
  <w:num w:numId="6">
    <w:abstractNumId w:val="40"/>
  </w:num>
  <w:num w:numId="7">
    <w:abstractNumId w:val="43"/>
  </w:num>
  <w:num w:numId="8">
    <w:abstractNumId w:val="55"/>
  </w:num>
  <w:num w:numId="9">
    <w:abstractNumId w:val="17"/>
  </w:num>
  <w:num w:numId="10">
    <w:abstractNumId w:val="53"/>
  </w:num>
  <w:num w:numId="11">
    <w:abstractNumId w:val="24"/>
  </w:num>
  <w:num w:numId="12">
    <w:abstractNumId w:val="11"/>
  </w:num>
  <w:num w:numId="13">
    <w:abstractNumId w:val="39"/>
  </w:num>
  <w:num w:numId="14">
    <w:abstractNumId w:val="21"/>
  </w:num>
  <w:num w:numId="15">
    <w:abstractNumId w:val="13"/>
  </w:num>
  <w:num w:numId="16">
    <w:abstractNumId w:val="19"/>
  </w:num>
  <w:num w:numId="17">
    <w:abstractNumId w:val="44"/>
  </w:num>
  <w:num w:numId="18">
    <w:abstractNumId w:val="25"/>
  </w:num>
  <w:num w:numId="19">
    <w:abstractNumId w:val="54"/>
  </w:num>
  <w:num w:numId="20">
    <w:abstractNumId w:val="26"/>
  </w:num>
  <w:num w:numId="21">
    <w:abstractNumId w:val="51"/>
  </w:num>
  <w:num w:numId="22">
    <w:abstractNumId w:val="7"/>
  </w:num>
  <w:num w:numId="23">
    <w:abstractNumId w:val="52"/>
  </w:num>
  <w:num w:numId="24">
    <w:abstractNumId w:val="41"/>
  </w:num>
  <w:num w:numId="25">
    <w:abstractNumId w:val="50"/>
  </w:num>
  <w:num w:numId="26">
    <w:abstractNumId w:val="16"/>
  </w:num>
  <w:num w:numId="27">
    <w:abstractNumId w:val="33"/>
  </w:num>
  <w:num w:numId="28">
    <w:abstractNumId w:val="60"/>
  </w:num>
  <w:num w:numId="29">
    <w:abstractNumId w:val="31"/>
  </w:num>
  <w:num w:numId="30">
    <w:abstractNumId w:val="38"/>
  </w:num>
  <w:num w:numId="31">
    <w:abstractNumId w:val="45"/>
  </w:num>
  <w:num w:numId="32">
    <w:abstractNumId w:val="15"/>
  </w:num>
  <w:num w:numId="33">
    <w:abstractNumId w:val="62"/>
  </w:num>
  <w:num w:numId="34">
    <w:abstractNumId w:val="0"/>
  </w:num>
  <w:num w:numId="35">
    <w:abstractNumId w:val="2"/>
  </w:num>
  <w:num w:numId="36">
    <w:abstractNumId w:val="3"/>
  </w:num>
  <w:num w:numId="37">
    <w:abstractNumId w:val="20"/>
  </w:num>
  <w:num w:numId="38">
    <w:abstractNumId w:val="46"/>
  </w:num>
  <w:num w:numId="39">
    <w:abstractNumId w:val="56"/>
  </w:num>
  <w:num w:numId="40">
    <w:abstractNumId w:val="37"/>
  </w:num>
  <w:num w:numId="41">
    <w:abstractNumId w:val="6"/>
  </w:num>
  <w:num w:numId="42">
    <w:abstractNumId w:val="67"/>
  </w:num>
  <w:num w:numId="43">
    <w:abstractNumId w:val="47"/>
  </w:num>
  <w:num w:numId="44">
    <w:abstractNumId w:val="23"/>
  </w:num>
  <w:num w:numId="45">
    <w:abstractNumId w:val="42"/>
  </w:num>
  <w:num w:numId="46">
    <w:abstractNumId w:val="5"/>
  </w:num>
  <w:num w:numId="47">
    <w:abstractNumId w:val="58"/>
  </w:num>
  <w:num w:numId="48">
    <w:abstractNumId w:val="22"/>
  </w:num>
  <w:num w:numId="49">
    <w:abstractNumId w:val="63"/>
  </w:num>
  <w:num w:numId="50">
    <w:abstractNumId w:val="10"/>
  </w:num>
  <w:num w:numId="51">
    <w:abstractNumId w:val="34"/>
  </w:num>
  <w:num w:numId="52">
    <w:abstractNumId w:val="49"/>
  </w:num>
  <w:num w:numId="53">
    <w:abstractNumId w:val="35"/>
  </w:num>
  <w:num w:numId="54">
    <w:abstractNumId w:val="29"/>
  </w:num>
  <w:num w:numId="55">
    <w:abstractNumId w:val="14"/>
  </w:num>
  <w:num w:numId="56">
    <w:abstractNumId w:val="12"/>
  </w:num>
  <w:num w:numId="57">
    <w:abstractNumId w:val="30"/>
  </w:num>
  <w:num w:numId="58">
    <w:abstractNumId w:val="18"/>
  </w:num>
  <w:num w:numId="59">
    <w:abstractNumId w:val="9"/>
  </w:num>
  <w:num w:numId="60">
    <w:abstractNumId w:val="1"/>
  </w:num>
  <w:num w:numId="61">
    <w:abstractNumId w:val="61"/>
  </w:num>
  <w:num w:numId="62">
    <w:abstractNumId w:val="4"/>
  </w:num>
  <w:num w:numId="63">
    <w:abstractNumId w:val="59"/>
  </w:num>
  <w:num w:numId="64">
    <w:abstractNumId w:val="32"/>
  </w:num>
  <w:num w:numId="65">
    <w:abstractNumId w:val="27"/>
  </w:num>
  <w:num w:numId="66">
    <w:abstractNumId w:val="57"/>
  </w:num>
  <w:num w:numId="67">
    <w:abstractNumId w:val="65"/>
  </w:num>
  <w:num w:numId="68">
    <w:abstractNumId w:val="28"/>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DCB"/>
    <w:rsid w:val="00006EA7"/>
    <w:rsid w:val="00024196"/>
    <w:rsid w:val="0004779D"/>
    <w:rsid w:val="00055B8E"/>
    <w:rsid w:val="000C2F12"/>
    <w:rsid w:val="000D019D"/>
    <w:rsid w:val="000E6603"/>
    <w:rsid w:val="00173ABC"/>
    <w:rsid w:val="001812A0"/>
    <w:rsid w:val="001A1889"/>
    <w:rsid w:val="001E1ECA"/>
    <w:rsid w:val="002A2B91"/>
    <w:rsid w:val="002E46B4"/>
    <w:rsid w:val="003617D0"/>
    <w:rsid w:val="00361C09"/>
    <w:rsid w:val="00403BE8"/>
    <w:rsid w:val="004724F2"/>
    <w:rsid w:val="00481E16"/>
    <w:rsid w:val="00510965"/>
    <w:rsid w:val="00546998"/>
    <w:rsid w:val="00557DE7"/>
    <w:rsid w:val="005653BE"/>
    <w:rsid w:val="00573DE1"/>
    <w:rsid w:val="005A195D"/>
    <w:rsid w:val="005F0F9C"/>
    <w:rsid w:val="00621B3D"/>
    <w:rsid w:val="00643A2C"/>
    <w:rsid w:val="007166B8"/>
    <w:rsid w:val="0074335B"/>
    <w:rsid w:val="008305B8"/>
    <w:rsid w:val="00861056"/>
    <w:rsid w:val="008B283D"/>
    <w:rsid w:val="008C31BE"/>
    <w:rsid w:val="008F6869"/>
    <w:rsid w:val="009004AE"/>
    <w:rsid w:val="009611D1"/>
    <w:rsid w:val="009B5EA3"/>
    <w:rsid w:val="00A04F98"/>
    <w:rsid w:val="00A24B5C"/>
    <w:rsid w:val="00A37478"/>
    <w:rsid w:val="00A50EE7"/>
    <w:rsid w:val="00A9064C"/>
    <w:rsid w:val="00AC66A2"/>
    <w:rsid w:val="00AF46E8"/>
    <w:rsid w:val="00B2314A"/>
    <w:rsid w:val="00B32587"/>
    <w:rsid w:val="00B36A24"/>
    <w:rsid w:val="00B57ED4"/>
    <w:rsid w:val="00B804C4"/>
    <w:rsid w:val="00B9406C"/>
    <w:rsid w:val="00C11FFD"/>
    <w:rsid w:val="00C233E2"/>
    <w:rsid w:val="00C51ADF"/>
    <w:rsid w:val="00C673DE"/>
    <w:rsid w:val="00C838A9"/>
    <w:rsid w:val="00CD00C1"/>
    <w:rsid w:val="00CE52A0"/>
    <w:rsid w:val="00D112F5"/>
    <w:rsid w:val="00D25895"/>
    <w:rsid w:val="00D33959"/>
    <w:rsid w:val="00D442E5"/>
    <w:rsid w:val="00D55C98"/>
    <w:rsid w:val="00DB4351"/>
    <w:rsid w:val="00E004C9"/>
    <w:rsid w:val="00F07C47"/>
    <w:rsid w:val="00F71C5A"/>
    <w:rsid w:val="00F75458"/>
    <w:rsid w:val="00FE216A"/>
    <w:rsid w:val="00FE4DCB"/>
    <w:rsid w:val="01EE7DA1"/>
    <w:rsid w:val="032A19A9"/>
    <w:rsid w:val="033C5D23"/>
    <w:rsid w:val="04121F03"/>
    <w:rsid w:val="09CCC229"/>
    <w:rsid w:val="1173548F"/>
    <w:rsid w:val="1636CD77"/>
    <w:rsid w:val="1998909C"/>
    <w:rsid w:val="1DD62E69"/>
    <w:rsid w:val="25BBA909"/>
    <w:rsid w:val="25E510B8"/>
    <w:rsid w:val="27957BB8"/>
    <w:rsid w:val="2A1068BD"/>
    <w:rsid w:val="2ADC0BAC"/>
    <w:rsid w:val="2B4B9FE9"/>
    <w:rsid w:val="2E3F9E1C"/>
    <w:rsid w:val="2E9BD226"/>
    <w:rsid w:val="34A3243C"/>
    <w:rsid w:val="3A92B632"/>
    <w:rsid w:val="3F4A9767"/>
    <w:rsid w:val="4140C0A8"/>
    <w:rsid w:val="45EC493E"/>
    <w:rsid w:val="5C9AC854"/>
    <w:rsid w:val="5D4E3A2E"/>
    <w:rsid w:val="631B9617"/>
    <w:rsid w:val="6B3EA326"/>
    <w:rsid w:val="6D975B87"/>
    <w:rsid w:val="6EF6DF54"/>
    <w:rsid w:val="6FE2CD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35333C"/>
  <w15:chartTrackingRefBased/>
  <w15:docId w15:val="{BD5CF5C7-DAA6-4FA4-B50E-D9BF04053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B4351"/>
  </w:style>
  <w:style w:type="paragraph" w:styleId="Heading1">
    <w:name w:val="heading 1"/>
    <w:basedOn w:val="Normal"/>
    <w:next w:val="Normal"/>
    <w:link w:val="Heading1Char"/>
    <w:uiPriority w:val="9"/>
    <w:qFormat/>
    <w:rsid w:val="00DB4351"/>
    <w:pPr>
      <w:keepNext/>
      <w:keepLines/>
      <w:numPr>
        <w:numId w:val="61"/>
      </w:numPr>
      <w:spacing w:before="240" w:after="0"/>
      <w:outlineLvl w:val="0"/>
    </w:pPr>
    <w:rPr>
      <w:rFonts w:eastAsiaTheme="majorEastAsia" w:cstheme="majorBidi"/>
      <w:b/>
      <w:color w:val="000000" w:themeColor="text1"/>
      <w:sz w:val="24"/>
      <w:szCs w:val="32"/>
    </w:rPr>
  </w:style>
  <w:style w:type="paragraph" w:styleId="Heading2">
    <w:name w:val="heading 2"/>
    <w:basedOn w:val="Normal"/>
    <w:next w:val="Normal"/>
    <w:link w:val="Heading2Char"/>
    <w:uiPriority w:val="9"/>
    <w:qFormat/>
    <w:rsid w:val="00006EA7"/>
    <w:pPr>
      <w:keepNext/>
      <w:keepLines/>
      <w:numPr>
        <w:ilvl w:val="1"/>
        <w:numId w:val="6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qFormat/>
    <w:rsid w:val="00B36A24"/>
    <w:pPr>
      <w:keepNext/>
      <w:keepLines/>
      <w:numPr>
        <w:ilvl w:val="2"/>
        <w:numId w:val="61"/>
      </w:numPr>
      <w:spacing w:before="40" w:after="0"/>
      <w:outlineLvl w:val="2"/>
    </w:pPr>
    <w:rPr>
      <w:rFonts w:eastAsiaTheme="majorEastAsia" w:cstheme="majorBidi"/>
      <w:b/>
      <w:color w:val="000000" w:themeColor="text1"/>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A04F98"/>
    <w:pPr>
      <w:ind w:left="720"/>
      <w:contextualSpacing/>
    </w:pPr>
  </w:style>
  <w:style w:type="paragraph" w:styleId="Header">
    <w:name w:val="header"/>
    <w:basedOn w:val="Normal"/>
    <w:link w:val="HeaderChar"/>
    <w:uiPriority w:val="99"/>
    <w:unhideWhenUsed/>
    <w:rsid w:val="00173ABC"/>
    <w:pPr>
      <w:tabs>
        <w:tab w:val="center" w:pos="4680"/>
        <w:tab w:val="right" w:pos="9360"/>
      </w:tabs>
      <w:spacing w:after="0" w:line="240" w:lineRule="auto"/>
    </w:pPr>
  </w:style>
  <w:style w:type="character" w:styleId="HeaderChar" w:customStyle="1">
    <w:name w:val="Header Char"/>
    <w:basedOn w:val="DefaultParagraphFont"/>
    <w:link w:val="Header"/>
    <w:uiPriority w:val="99"/>
    <w:rsid w:val="00173ABC"/>
  </w:style>
  <w:style w:type="paragraph" w:styleId="Footer">
    <w:name w:val="footer"/>
    <w:basedOn w:val="Normal"/>
    <w:link w:val="FooterChar"/>
    <w:uiPriority w:val="99"/>
    <w:unhideWhenUsed/>
    <w:rsid w:val="00173ABC"/>
    <w:pPr>
      <w:tabs>
        <w:tab w:val="center" w:pos="4680"/>
        <w:tab w:val="right" w:pos="9360"/>
      </w:tabs>
      <w:spacing w:after="0" w:line="240" w:lineRule="auto"/>
    </w:pPr>
  </w:style>
  <w:style w:type="character" w:styleId="FooterChar" w:customStyle="1">
    <w:name w:val="Footer Char"/>
    <w:basedOn w:val="DefaultParagraphFont"/>
    <w:link w:val="Footer"/>
    <w:uiPriority w:val="99"/>
    <w:rsid w:val="00173ABC"/>
  </w:style>
  <w:style w:type="character" w:styleId="Hyperlink">
    <w:name w:val="Hyperlink"/>
    <w:basedOn w:val="DefaultParagraphFont"/>
    <w:uiPriority w:val="99"/>
    <w:unhideWhenUsed/>
    <w:rsid w:val="00173ABC"/>
    <w:rPr>
      <w:color w:val="0563C1" w:themeColor="hyperlink"/>
      <w:u w:val="single"/>
    </w:rPr>
  </w:style>
  <w:style w:type="character" w:styleId="UnresolvedMention">
    <w:name w:val="Unresolved Mention"/>
    <w:basedOn w:val="DefaultParagraphFont"/>
    <w:uiPriority w:val="99"/>
    <w:semiHidden/>
    <w:unhideWhenUsed/>
    <w:rsid w:val="00173ABC"/>
    <w:rPr>
      <w:color w:val="605E5C"/>
      <w:shd w:val="clear" w:color="auto" w:fill="E1DFDD"/>
    </w:rPr>
  </w:style>
  <w:style w:type="table" w:styleId="TableGrid">
    <w:name w:val="Table Grid"/>
    <w:basedOn w:val="TableNormal"/>
    <w:uiPriority w:val="39"/>
    <w:rsid w:val="00173AB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DB4351"/>
    <w:rPr>
      <w:rFonts w:eastAsiaTheme="majorEastAsia" w:cstheme="majorBidi"/>
      <w:b/>
      <w:color w:val="000000" w:themeColor="text1"/>
      <w:sz w:val="24"/>
      <w:szCs w:val="32"/>
    </w:rPr>
  </w:style>
  <w:style w:type="character" w:styleId="Heading2Char" w:customStyle="1">
    <w:name w:val="Heading 2 Char"/>
    <w:basedOn w:val="DefaultParagraphFont"/>
    <w:link w:val="Heading2"/>
    <w:uiPriority w:val="9"/>
    <w:rsid w:val="00006EA7"/>
    <w:rPr>
      <w:rFonts w:eastAsiaTheme="majorEastAsia" w:cstheme="majorBidi"/>
      <w:b/>
      <w:szCs w:val="26"/>
    </w:rPr>
  </w:style>
  <w:style w:type="character" w:styleId="Heading3Char" w:customStyle="1">
    <w:name w:val="Heading 3 Char"/>
    <w:basedOn w:val="DefaultParagraphFont"/>
    <w:link w:val="Heading3"/>
    <w:uiPriority w:val="9"/>
    <w:rsid w:val="00B36A24"/>
    <w:rPr>
      <w:rFonts w:eastAsiaTheme="majorEastAsia" w:cstheme="majorBidi"/>
      <w:b/>
      <w:color w:val="000000" w:themeColor="text1"/>
      <w:szCs w:val="24"/>
    </w:rPr>
  </w:style>
  <w:style w:type="paragraph" w:styleId="NoSpacing">
    <w:name w:val="No Spacing"/>
    <w:uiPriority w:val="1"/>
    <w:qFormat/>
    <w:rsid w:val="001A1889"/>
    <w:pPr>
      <w:spacing w:after="0" w:line="240" w:lineRule="auto"/>
    </w:pPr>
  </w:style>
  <w:style w:type="paragraph" w:styleId="TOCHeading">
    <w:name w:val="TOC Heading"/>
    <w:basedOn w:val="Heading1"/>
    <w:next w:val="Normal"/>
    <w:uiPriority w:val="39"/>
    <w:unhideWhenUsed/>
    <w:qFormat/>
    <w:rsid w:val="00F75458"/>
    <w:pPr>
      <w:numPr>
        <w:numId w:val="0"/>
      </w:num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F75458"/>
    <w:pPr>
      <w:spacing w:after="100"/>
    </w:pPr>
  </w:style>
  <w:style w:type="paragraph" w:styleId="TOC2">
    <w:name w:val="toc 2"/>
    <w:basedOn w:val="Normal"/>
    <w:next w:val="Normal"/>
    <w:autoRedefine/>
    <w:uiPriority w:val="39"/>
    <w:unhideWhenUsed/>
    <w:rsid w:val="00F75458"/>
    <w:pPr>
      <w:spacing w:after="100"/>
      <w:ind w:left="220"/>
    </w:pPr>
  </w:style>
  <w:style w:type="paragraph" w:styleId="TOC3">
    <w:name w:val="toc 3"/>
    <w:basedOn w:val="Normal"/>
    <w:next w:val="Normal"/>
    <w:autoRedefine/>
    <w:uiPriority w:val="39"/>
    <w:unhideWhenUsed/>
    <w:rsid w:val="00F7545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528852">
      <w:bodyDiv w:val="1"/>
      <w:marLeft w:val="0"/>
      <w:marRight w:val="0"/>
      <w:marTop w:val="0"/>
      <w:marBottom w:val="0"/>
      <w:divBdr>
        <w:top w:val="none" w:sz="0" w:space="0" w:color="auto"/>
        <w:left w:val="none" w:sz="0" w:space="0" w:color="auto"/>
        <w:bottom w:val="none" w:sz="0" w:space="0" w:color="auto"/>
        <w:right w:val="none" w:sz="0" w:space="0" w:color="auto"/>
      </w:divBdr>
      <w:divsChild>
        <w:div w:id="1090272841">
          <w:marLeft w:val="0"/>
          <w:marRight w:val="0"/>
          <w:marTop w:val="0"/>
          <w:marBottom w:val="0"/>
          <w:divBdr>
            <w:top w:val="none" w:sz="0" w:space="0" w:color="auto"/>
            <w:left w:val="none" w:sz="0" w:space="0" w:color="auto"/>
            <w:bottom w:val="none" w:sz="0" w:space="0" w:color="auto"/>
            <w:right w:val="none" w:sz="0" w:space="0" w:color="auto"/>
          </w:divBdr>
          <w:divsChild>
            <w:div w:id="66474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23818">
      <w:bodyDiv w:val="1"/>
      <w:marLeft w:val="0"/>
      <w:marRight w:val="0"/>
      <w:marTop w:val="0"/>
      <w:marBottom w:val="0"/>
      <w:divBdr>
        <w:top w:val="none" w:sz="0" w:space="0" w:color="auto"/>
        <w:left w:val="none" w:sz="0" w:space="0" w:color="auto"/>
        <w:bottom w:val="none" w:sz="0" w:space="0" w:color="auto"/>
        <w:right w:val="none" w:sz="0" w:space="0" w:color="auto"/>
      </w:divBdr>
      <w:divsChild>
        <w:div w:id="847674848">
          <w:marLeft w:val="0"/>
          <w:marRight w:val="0"/>
          <w:marTop w:val="0"/>
          <w:marBottom w:val="0"/>
          <w:divBdr>
            <w:top w:val="none" w:sz="0" w:space="0" w:color="auto"/>
            <w:left w:val="none" w:sz="0" w:space="0" w:color="auto"/>
            <w:bottom w:val="none" w:sz="0" w:space="0" w:color="auto"/>
            <w:right w:val="none" w:sz="0" w:space="0" w:color="auto"/>
          </w:divBdr>
        </w:div>
      </w:divsChild>
    </w:div>
    <w:div w:id="696660558">
      <w:bodyDiv w:val="1"/>
      <w:marLeft w:val="0"/>
      <w:marRight w:val="0"/>
      <w:marTop w:val="0"/>
      <w:marBottom w:val="0"/>
      <w:divBdr>
        <w:top w:val="none" w:sz="0" w:space="0" w:color="auto"/>
        <w:left w:val="none" w:sz="0" w:space="0" w:color="auto"/>
        <w:bottom w:val="none" w:sz="0" w:space="0" w:color="auto"/>
        <w:right w:val="none" w:sz="0" w:space="0" w:color="auto"/>
      </w:divBdr>
    </w:div>
    <w:div w:id="1047877076">
      <w:bodyDiv w:val="1"/>
      <w:marLeft w:val="0"/>
      <w:marRight w:val="0"/>
      <w:marTop w:val="0"/>
      <w:marBottom w:val="0"/>
      <w:divBdr>
        <w:top w:val="none" w:sz="0" w:space="0" w:color="auto"/>
        <w:left w:val="none" w:sz="0" w:space="0" w:color="auto"/>
        <w:bottom w:val="none" w:sz="0" w:space="0" w:color="auto"/>
        <w:right w:val="none" w:sz="0" w:space="0" w:color="auto"/>
      </w:divBdr>
    </w:div>
    <w:div w:id="1100878987">
      <w:bodyDiv w:val="1"/>
      <w:marLeft w:val="0"/>
      <w:marRight w:val="0"/>
      <w:marTop w:val="0"/>
      <w:marBottom w:val="0"/>
      <w:divBdr>
        <w:top w:val="none" w:sz="0" w:space="0" w:color="auto"/>
        <w:left w:val="none" w:sz="0" w:space="0" w:color="auto"/>
        <w:bottom w:val="none" w:sz="0" w:space="0" w:color="auto"/>
        <w:right w:val="none" w:sz="0" w:space="0" w:color="auto"/>
      </w:divBdr>
      <w:divsChild>
        <w:div w:id="1269192218">
          <w:marLeft w:val="0"/>
          <w:marRight w:val="0"/>
          <w:marTop w:val="0"/>
          <w:marBottom w:val="0"/>
          <w:divBdr>
            <w:top w:val="none" w:sz="0" w:space="0" w:color="auto"/>
            <w:left w:val="none" w:sz="0" w:space="0" w:color="auto"/>
            <w:bottom w:val="none" w:sz="0" w:space="0" w:color="auto"/>
            <w:right w:val="none" w:sz="0" w:space="0" w:color="auto"/>
          </w:divBdr>
          <w:divsChild>
            <w:div w:id="20146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964331">
      <w:bodyDiv w:val="1"/>
      <w:marLeft w:val="0"/>
      <w:marRight w:val="0"/>
      <w:marTop w:val="0"/>
      <w:marBottom w:val="0"/>
      <w:divBdr>
        <w:top w:val="none" w:sz="0" w:space="0" w:color="auto"/>
        <w:left w:val="none" w:sz="0" w:space="0" w:color="auto"/>
        <w:bottom w:val="none" w:sz="0" w:space="0" w:color="auto"/>
        <w:right w:val="none" w:sz="0" w:space="0" w:color="auto"/>
      </w:divBdr>
    </w:div>
    <w:div w:id="1679886292">
      <w:bodyDiv w:val="1"/>
      <w:marLeft w:val="0"/>
      <w:marRight w:val="0"/>
      <w:marTop w:val="0"/>
      <w:marBottom w:val="0"/>
      <w:divBdr>
        <w:top w:val="none" w:sz="0" w:space="0" w:color="auto"/>
        <w:left w:val="none" w:sz="0" w:space="0" w:color="auto"/>
        <w:bottom w:val="none" w:sz="0" w:space="0" w:color="auto"/>
        <w:right w:val="none" w:sz="0" w:space="0" w:color="auto"/>
      </w:divBdr>
    </w:div>
    <w:div w:id="1981690796">
      <w:bodyDiv w:val="1"/>
      <w:marLeft w:val="0"/>
      <w:marRight w:val="0"/>
      <w:marTop w:val="0"/>
      <w:marBottom w:val="0"/>
      <w:divBdr>
        <w:top w:val="none" w:sz="0" w:space="0" w:color="auto"/>
        <w:left w:val="none" w:sz="0" w:space="0" w:color="auto"/>
        <w:bottom w:val="none" w:sz="0" w:space="0" w:color="auto"/>
        <w:right w:val="none" w:sz="0" w:space="0" w:color="auto"/>
      </w:divBdr>
    </w:div>
    <w:div w:id="2100634270">
      <w:bodyDiv w:val="1"/>
      <w:marLeft w:val="0"/>
      <w:marRight w:val="0"/>
      <w:marTop w:val="0"/>
      <w:marBottom w:val="0"/>
      <w:divBdr>
        <w:top w:val="none" w:sz="0" w:space="0" w:color="auto"/>
        <w:left w:val="none" w:sz="0" w:space="0" w:color="auto"/>
        <w:bottom w:val="none" w:sz="0" w:space="0" w:color="auto"/>
        <w:right w:val="none" w:sz="0" w:space="0" w:color="auto"/>
      </w:divBdr>
      <w:divsChild>
        <w:div w:id="445394250">
          <w:marLeft w:val="0"/>
          <w:marRight w:val="0"/>
          <w:marTop w:val="0"/>
          <w:marBottom w:val="0"/>
          <w:divBdr>
            <w:top w:val="none" w:sz="0" w:space="0" w:color="auto"/>
            <w:left w:val="none" w:sz="0" w:space="0" w:color="auto"/>
            <w:bottom w:val="none" w:sz="0" w:space="0" w:color="auto"/>
            <w:right w:val="none" w:sz="0" w:space="0" w:color="auto"/>
          </w:divBdr>
          <w:divsChild>
            <w:div w:id="169171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4.xml" Id="rId13" /><Relationship Type="http://schemas.openxmlformats.org/officeDocument/2006/relationships/customXml" Target="../customXml/item3.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3.xml" Id="rId12" /><Relationship Type="http://schemas.openxmlformats.org/officeDocument/2006/relationships/customXml" Target="../customXml/item2.xml" Id="rId17"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customXml" Target="../customXml/item4.xml"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footer" Target="footer5.xml" Id="rId14" /><Relationship Type="http://schemas.microsoft.com/office/2020/10/relationships/intelligence" Target="intelligence2.xml" Id="Rc86884bd0fb94eaa" /></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B459D34CEFF0D499359F2F887F5B222" ma:contentTypeVersion="10" ma:contentTypeDescription="Create a new document." ma:contentTypeScope="" ma:versionID="9c58be0b8cbca062c9577af724b97592">
  <xsd:schema xmlns:xsd="http://www.w3.org/2001/XMLSchema" xmlns:xs="http://www.w3.org/2001/XMLSchema" xmlns:p="http://schemas.microsoft.com/office/2006/metadata/properties" xmlns:ns2="6362ed64-5462-414c-9803-0603109fd2d2" xmlns:ns3="d130cb11-9037-4762-b78b-51c9d498595d" targetNamespace="http://schemas.microsoft.com/office/2006/metadata/properties" ma:root="true" ma:fieldsID="95a9713bcb59f800abcce66b614cf9fa" ns2:_="" ns3:_="">
    <xsd:import namespace="6362ed64-5462-414c-9803-0603109fd2d2"/>
    <xsd:import namespace="d130cb11-9037-4762-b78b-51c9d49859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62ed64-5462-414c-9803-0603109fd2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8c3168-a240-49a5-981b-89ab6abaef8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30cb11-9037-4762-b78b-51c9d49859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ac87ed-341a-483e-a6d6-bc52b8c57f8f}" ma:internalName="TaxCatchAll" ma:showField="CatchAllData" ma:web="d130cb11-9037-4762-b78b-51c9d49859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362ed64-5462-414c-9803-0603109fd2d2">
      <Terms xmlns="http://schemas.microsoft.com/office/infopath/2007/PartnerControls"/>
    </lcf76f155ced4ddcb4097134ff3c332f>
    <TaxCatchAll xmlns="d130cb11-9037-4762-b78b-51c9d498595d" xsi:nil="true"/>
  </documentManagement>
</p:properties>
</file>

<file path=customXml/itemProps1.xml><?xml version="1.0" encoding="utf-8"?>
<ds:datastoreItem xmlns:ds="http://schemas.openxmlformats.org/officeDocument/2006/customXml" ds:itemID="{DD22CAED-76A6-4D87-A29F-315958A36AF7}">
  <ds:schemaRefs>
    <ds:schemaRef ds:uri="http://schemas.openxmlformats.org/officeDocument/2006/bibliography"/>
  </ds:schemaRefs>
</ds:datastoreItem>
</file>

<file path=customXml/itemProps2.xml><?xml version="1.0" encoding="utf-8"?>
<ds:datastoreItem xmlns:ds="http://schemas.openxmlformats.org/officeDocument/2006/customXml" ds:itemID="{9A592FDB-6ADC-4E07-AA8A-D1260C82798F}"/>
</file>

<file path=customXml/itemProps3.xml><?xml version="1.0" encoding="utf-8"?>
<ds:datastoreItem xmlns:ds="http://schemas.openxmlformats.org/officeDocument/2006/customXml" ds:itemID="{B9FB1876-88CD-46DC-992E-64BC60217D02}"/>
</file>

<file path=customXml/itemProps4.xml><?xml version="1.0" encoding="utf-8"?>
<ds:datastoreItem xmlns:ds="http://schemas.openxmlformats.org/officeDocument/2006/customXml" ds:itemID="{7AEEC221-89B3-4DE3-A954-DCD1817D403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Karam Dali</dc:creator>
  <cp:keywords/>
  <dc:description/>
  <cp:lastModifiedBy>Melchior Baudoin</cp:lastModifiedBy>
  <cp:revision>15</cp:revision>
  <dcterms:created xsi:type="dcterms:W3CDTF">2025-10-02T19:08:00Z</dcterms:created>
  <dcterms:modified xsi:type="dcterms:W3CDTF">2025-10-17T08:27:15Z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0x010100AB459D34CEFF0D499359F2F887F5B222</vt:lpwstr>
  </property>
</Properties>
</file>